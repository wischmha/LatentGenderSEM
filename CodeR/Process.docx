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3BCF8" w14:textId="77777777" w:rsidR="00DA2D64" w:rsidRDefault="00000000">
      <w:pPr>
        <w:pStyle w:val="Title"/>
      </w:pPr>
      <w:r>
        <w:t>Latent Gender Score</w:t>
      </w:r>
    </w:p>
    <w:p w14:paraId="6A33BCF9" w14:textId="77777777" w:rsidR="00DA2D64" w:rsidRDefault="00000000">
      <w:pPr>
        <w:pStyle w:val="Subtitle"/>
      </w:pPr>
      <w:r>
        <w:t>Process Data: Fit SEM and GDM</w:t>
      </w:r>
    </w:p>
    <w:p w14:paraId="6A33BCFA" w14:textId="77777777" w:rsidR="00DA2D64" w:rsidRDefault="00000000">
      <w:pPr>
        <w:pStyle w:val="Author"/>
      </w:pPr>
      <w:r>
        <w:t>Charité - Universitätsmedizin Berlin, Institut für Public Health</w:t>
      </w:r>
      <w:r>
        <w:br/>
        <w:t>Hans-Aloys Wischmann, Mascha Kern</w:t>
      </w:r>
    </w:p>
    <w:p w14:paraId="6A33BCFB" w14:textId="77777777" w:rsidR="00DA2D64" w:rsidRDefault="00000000">
      <w:pPr>
        <w:pStyle w:val="Date"/>
      </w:pPr>
      <w:r>
        <w:br/>
        <w:t>Revised: April 24, 2026</w:t>
      </w:r>
      <w:r>
        <w:br/>
        <w:t>Executed: April 24, 2026</w:t>
      </w:r>
    </w:p>
    <w:p w14:paraId="6A33BCFC" w14:textId="77777777" w:rsidR="00DA2D64" w:rsidRDefault="00000000">
      <w:pPr>
        <w:pStyle w:val="Heading2"/>
      </w:pPr>
      <w:bookmarkStart w:id="0" w:name="load-preprocessed-data"/>
      <w:r>
        <w:t>Load: Preprocessed Data</w:t>
      </w:r>
    </w:p>
    <w:p w14:paraId="6A33BCFD" w14:textId="77777777" w:rsidR="00DA2D64" w:rsidRDefault="00000000">
      <w:pPr>
        <w:pStyle w:val="Heading2"/>
      </w:pPr>
      <w:bookmarkStart w:id="1" w:name="sem-domain-knowledge-model"/>
      <w:bookmarkEnd w:id="0"/>
      <w:r>
        <w:t>SEM: Domain Knowledge Model</w:t>
      </w:r>
    </w:p>
    <w:p w14:paraId="6A33BCFE" w14:textId="77777777" w:rsidR="00DA2D64" w:rsidRDefault="00000000">
      <w:pPr>
        <w:pStyle w:val="Heading2"/>
      </w:pPr>
      <w:bookmarkStart w:id="2" w:name="sem"/>
      <w:bookmarkEnd w:id="1"/>
      <w:r>
        <w:t>SEM</w:t>
      </w:r>
    </w:p>
    <w:p w14:paraId="6A33BCFF" w14:textId="77777777" w:rsidR="00DA2D64" w:rsidRDefault="00000000">
      <w:pPr>
        <w:pStyle w:val="SourceCode"/>
      </w:pPr>
      <w:r>
        <w:rPr>
          <w:rStyle w:val="VerbatimChar"/>
        </w:rPr>
        <w:t>[1] "SEM Model"</w:t>
      </w:r>
    </w:p>
    <w:p w14:paraId="6A33BD00" w14:textId="77777777" w:rsidR="00DA2D64" w:rsidRDefault="00000000">
      <w:pPr>
        <w:pStyle w:val="SourceCode"/>
      </w:pPr>
      <w:r>
        <w:br/>
      </w:r>
      <w:r>
        <w:rPr>
          <w:rStyle w:val="VerbatimChar"/>
        </w:rPr>
        <w:t xml:space="preserve">  # measurement model for latent variable gender</w:t>
      </w:r>
      <w:r>
        <w:br/>
      </w:r>
      <w:r>
        <w:rPr>
          <w:rStyle w:val="VerbatimChar"/>
        </w:rPr>
        <w:t xml:space="preserve">  gender =~ daily_hours_housework_weekdays + daily_hours_childcare_weekdays +</w:t>
      </w:r>
      <w:r>
        <w:br/>
      </w:r>
      <w:r>
        <w:rPr>
          <w:rStyle w:val="VerbatimChar"/>
        </w:rPr>
        <w:t xml:space="preserve">            current_monthly_gross_labor_income + gross_hourly_wage + employment_status_imp +</w:t>
      </w:r>
      <w:r>
        <w:br/>
      </w:r>
      <w:r>
        <w:rPr>
          <w:rStyle w:val="VerbatimChar"/>
        </w:rPr>
        <w:t xml:space="preserve">            highest_educational_degree + risk_taking_scale + political_interest + current_mat_parent_leave + num_physician_visits</w:t>
      </w:r>
      <w:r>
        <w:br/>
      </w:r>
      <w:r>
        <w:br/>
      </w:r>
      <w:r>
        <w:rPr>
          <w:rStyle w:val="VerbatimChar"/>
        </w:rPr>
        <w:t xml:space="preserve">  # hypothesis: sex at birth -&gt; gender, fix variance for gender, comparable dynamic range to sex_binary</w:t>
      </w:r>
      <w:r>
        <w:br/>
      </w:r>
      <w:r>
        <w:rPr>
          <w:rStyle w:val="VerbatimChar"/>
        </w:rPr>
        <w:t xml:space="preserve">  gender ~ 1.0 * sex_binary</w:t>
      </w:r>
      <w:r>
        <w:br/>
      </w:r>
      <w:r>
        <w:br/>
      </w:r>
      <w:r>
        <w:rPr>
          <w:rStyle w:val="VerbatimChar"/>
        </w:rPr>
        <w:t xml:space="preserve">  # regressions between other exogeneous variables and gender predictors</w:t>
      </w:r>
      <w:r>
        <w:br/>
      </w:r>
      <w:r>
        <w:rPr>
          <w:rStyle w:val="VerbatimChar"/>
        </w:rPr>
        <w:t xml:space="preserve">  # hypotheses: +children =&gt; +housework, +partner =&gt; -housework (shares) or +housework</w:t>
      </w:r>
      <w:r>
        <w:br/>
      </w:r>
      <w:r>
        <w:rPr>
          <w:rStyle w:val="VerbatimChar"/>
        </w:rPr>
        <w:t xml:space="preserve">  # hypotheses: +children =&gt; +childcare, +partner =&gt; -childcare (shares)</w:t>
      </w:r>
      <w:r>
        <w:br/>
      </w:r>
      <w:r>
        <w:rPr>
          <w:rStyle w:val="VerbatimChar"/>
        </w:rPr>
        <w:t xml:space="preserve">  # hypotheses: +east =&gt; -income, -wage, +age =&gt; +income, +wage</w:t>
      </w:r>
      <w:r>
        <w:br/>
      </w:r>
      <w:r>
        <w:rPr>
          <w:rStyle w:val="VerbatimChar"/>
        </w:rPr>
        <w:t xml:space="preserve">  daily_hours_housework_weekdays     ~ num_children_in_household + partner</w:t>
      </w:r>
      <w:r>
        <w:br/>
      </w:r>
      <w:r>
        <w:rPr>
          <w:rStyle w:val="VerbatimChar"/>
        </w:rPr>
        <w:t xml:space="preserve">  daily_hours_childcare_weekdays     ~ num_children_in_household + partner</w:t>
      </w:r>
      <w:r>
        <w:br/>
      </w:r>
      <w:r>
        <w:rPr>
          <w:rStyle w:val="VerbatimChar"/>
        </w:rPr>
        <w:t xml:space="preserve">  current_monthly_gross_labor_income ~ east_german_residence + age_10y</w:t>
      </w:r>
      <w:r>
        <w:br/>
      </w:r>
      <w:r>
        <w:rPr>
          <w:rStyle w:val="VerbatimChar"/>
        </w:rPr>
        <w:t xml:space="preserve">  gross_hourly_wage                  ~ east_german_residence + age_10y</w:t>
      </w:r>
      <w:r>
        <w:br/>
      </w:r>
      <w:r>
        <w:br/>
      </w:r>
      <w:r>
        <w:rPr>
          <w:rStyle w:val="VerbatimChar"/>
        </w:rPr>
        <w:t xml:space="preserve">  migraine_incidence ~ sex_binary + gender + sex_or + partner + age_10y + immigration_history +</w:t>
      </w:r>
      <w:r>
        <w:br/>
      </w:r>
      <w:r>
        <w:rPr>
          <w:rStyle w:val="VerbatimChar"/>
        </w:rPr>
        <w:t xml:space="preserve">                       smoke_before_migraine + diabetes_before_migraine + hypertension_before_migraine</w:t>
      </w:r>
      <w:r>
        <w:br/>
      </w:r>
      <w:r>
        <w:rPr>
          <w:rStyle w:val="VerbatimChar"/>
        </w:rPr>
        <w:t xml:space="preserve">  stroke_incidence   ~ sex_binary + gender + sex_or + partner + age_10y + immigration_history +</w:t>
      </w:r>
      <w:r>
        <w:br/>
      </w:r>
      <w:r>
        <w:rPr>
          <w:rStyle w:val="VerbatimChar"/>
        </w:rPr>
        <w:t xml:space="preserve">                       smoke_before_stroke   + diabetes_before_stroke   + hypertension_before_stroke</w:t>
      </w:r>
    </w:p>
    <w:p w14:paraId="6A33BD01" w14:textId="77777777" w:rsidR="00DA2D64" w:rsidRDefault="00000000">
      <w:pPr>
        <w:pStyle w:val="SourceCode"/>
      </w:pPr>
      <w:r>
        <w:rPr>
          <w:rStyle w:val="VerbatimChar"/>
        </w:rPr>
        <w:lastRenderedPageBreak/>
        <w:t>[1] "SEM Model without age for stratification by age, without current_mat_parent_leave for 65+"</w:t>
      </w:r>
    </w:p>
    <w:p w14:paraId="6A33BD02" w14:textId="77777777" w:rsidR="00DA2D64" w:rsidRDefault="00000000">
      <w:pPr>
        <w:pStyle w:val="SourceCode"/>
      </w:pPr>
      <w:r>
        <w:rPr>
          <w:rStyle w:val="VerbatimChar"/>
        </w:rPr>
        <w:t>group: 4</w:t>
      </w:r>
      <w:r>
        <w:br/>
      </w:r>
      <w:r>
        <w:br/>
      </w:r>
      <w:r>
        <w:rPr>
          <w:rStyle w:val="VerbatimChar"/>
        </w:rPr>
        <w:t xml:space="preserve">  # measurement model for latent variable gender</w:t>
      </w:r>
      <w:r>
        <w:br/>
      </w:r>
      <w:r>
        <w:rPr>
          <w:rStyle w:val="VerbatimChar"/>
        </w:rPr>
        <w:t xml:space="preserve">  gender =~ daily_hours_housework_weekdays + daily_hours_childcare_weekdays +</w:t>
      </w:r>
      <w:r>
        <w:br/>
      </w:r>
      <w:r>
        <w:rPr>
          <w:rStyle w:val="VerbatimChar"/>
        </w:rPr>
        <w:t xml:space="preserve">            current_monthly_gross_labor_income + gross_hourly_wage + employment_status_imp +</w:t>
      </w:r>
      <w:r>
        <w:br/>
      </w:r>
      <w:r>
        <w:rPr>
          <w:rStyle w:val="VerbatimChar"/>
        </w:rPr>
        <w:t xml:space="preserve">            highest_educational_degree + risk_taking_scale + political_interest + num_physician_visits</w:t>
      </w:r>
      <w:r>
        <w:br/>
      </w:r>
      <w:r>
        <w:br/>
      </w:r>
      <w:r>
        <w:rPr>
          <w:rStyle w:val="VerbatimChar"/>
        </w:rPr>
        <w:t xml:space="preserve">  # hypothesis: sex at birth -&gt; gender, fix variance for gender, comparable dynamic range to sex_binary</w:t>
      </w:r>
      <w:r>
        <w:br/>
      </w:r>
      <w:r>
        <w:rPr>
          <w:rStyle w:val="VerbatimChar"/>
        </w:rPr>
        <w:t xml:space="preserve">  gender ~ 1.0 * sex_binary</w:t>
      </w:r>
      <w:r>
        <w:br/>
      </w:r>
      <w:r>
        <w:br/>
      </w:r>
      <w:r>
        <w:rPr>
          <w:rStyle w:val="VerbatimChar"/>
        </w:rPr>
        <w:t xml:space="preserve">  # regressions between other exogeneous variables and gender predictors</w:t>
      </w:r>
      <w:r>
        <w:br/>
      </w:r>
      <w:r>
        <w:rPr>
          <w:rStyle w:val="VerbatimChar"/>
        </w:rPr>
        <w:t xml:space="preserve">  # hypotheses: +children =&gt; +housework, +partner =&gt; -housework (shares) or +housework</w:t>
      </w:r>
      <w:r>
        <w:br/>
      </w:r>
      <w:r>
        <w:rPr>
          <w:rStyle w:val="VerbatimChar"/>
        </w:rPr>
        <w:t xml:space="preserve">  # hypotheses: +children =&gt; +childcare, +partner =&gt; -childcare (shares)</w:t>
      </w:r>
      <w:r>
        <w:br/>
      </w:r>
      <w:r>
        <w:rPr>
          <w:rStyle w:val="VerbatimChar"/>
        </w:rPr>
        <w:t xml:space="preserve">  # hypotheses: +east =&gt; -income, -wage, +age =&gt; +income, +wage</w:t>
      </w:r>
      <w:r>
        <w:br/>
      </w:r>
      <w:r>
        <w:rPr>
          <w:rStyle w:val="VerbatimChar"/>
        </w:rPr>
        <w:t xml:space="preserve">  daily_hours_housework_weekdays     ~ num_children_in_household + partner</w:t>
      </w:r>
      <w:r>
        <w:br/>
      </w:r>
      <w:r>
        <w:rPr>
          <w:rStyle w:val="VerbatimChar"/>
        </w:rPr>
        <w:t xml:space="preserve">  daily_hours_childcare_weekdays     ~ num_children_in_household + partner</w:t>
      </w:r>
      <w:r>
        <w:br/>
      </w:r>
      <w:r>
        <w:rPr>
          <w:rStyle w:val="VerbatimChar"/>
        </w:rPr>
        <w:t xml:space="preserve">  current_monthly_gross_labor_income ~ east_german_residence </w:t>
      </w:r>
      <w:r>
        <w:br/>
      </w:r>
      <w:r>
        <w:rPr>
          <w:rStyle w:val="VerbatimChar"/>
        </w:rPr>
        <w:t xml:space="preserve">  gross_hourly_wage                  ~ east_german_residence </w:t>
      </w:r>
      <w:r>
        <w:br/>
      </w:r>
      <w:r>
        <w:br/>
      </w:r>
      <w:r>
        <w:rPr>
          <w:rStyle w:val="VerbatimChar"/>
        </w:rPr>
        <w:t xml:space="preserve">  migraine_incidence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smoke_before_migraine + diabetes_before_migraine + hypertension_before_migraine</w:t>
      </w:r>
      <w:r>
        <w:br/>
      </w:r>
      <w:r>
        <w:rPr>
          <w:rStyle w:val="VerbatimChar"/>
        </w:rPr>
        <w:t xml:space="preserve">  stroke_incidence  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smoke_before_stroke   + diabetes_before_stroke   + hypertension_before_stroke</w:t>
      </w:r>
      <w:r>
        <w:br/>
      </w:r>
      <w:r>
        <w:rPr>
          <w:rStyle w:val="VerbatimChar"/>
        </w:rPr>
        <w:t>group: 3</w:t>
      </w:r>
      <w:r>
        <w:br/>
      </w:r>
      <w:r>
        <w:br/>
      </w:r>
      <w:r>
        <w:rPr>
          <w:rStyle w:val="VerbatimChar"/>
        </w:rPr>
        <w:t xml:space="preserve">  # measurement model for latent variable gender</w:t>
      </w:r>
      <w:r>
        <w:br/>
      </w:r>
      <w:r>
        <w:rPr>
          <w:rStyle w:val="VerbatimChar"/>
        </w:rPr>
        <w:t xml:space="preserve">  gender =~ daily_hours_housework_weekdays + daily_hours_childcare_weekdays +</w:t>
      </w:r>
      <w:r>
        <w:br/>
      </w:r>
      <w:r>
        <w:rPr>
          <w:rStyle w:val="VerbatimChar"/>
        </w:rPr>
        <w:t xml:space="preserve">            current_monthly_gross_labor_income + gross_hourly_wage + employment_status_imp +</w:t>
      </w:r>
      <w:r>
        <w:br/>
      </w:r>
      <w:r>
        <w:rPr>
          <w:rStyle w:val="VerbatimChar"/>
        </w:rPr>
        <w:t xml:space="preserve">            highest_educational_degree + risk_taking_scale + political_interest + current_mat_parent_leave + num_physician_visits</w:t>
      </w:r>
      <w:r>
        <w:br/>
      </w:r>
      <w:r>
        <w:br/>
      </w:r>
      <w:r>
        <w:rPr>
          <w:rStyle w:val="VerbatimChar"/>
        </w:rPr>
        <w:t xml:space="preserve">  # hypothesis: sex at birth -&gt; gender, fix variance for gender, comparable dynamic range to sex_binary</w:t>
      </w:r>
      <w:r>
        <w:br/>
      </w:r>
      <w:r>
        <w:rPr>
          <w:rStyle w:val="VerbatimChar"/>
        </w:rPr>
        <w:t xml:space="preserve">  gender ~ 1.0 * sex_binary</w:t>
      </w:r>
      <w:r>
        <w:br/>
      </w:r>
      <w:r>
        <w:br/>
      </w:r>
      <w:r>
        <w:rPr>
          <w:rStyle w:val="VerbatimChar"/>
        </w:rPr>
        <w:t xml:space="preserve">  # regressions between other exogeneous variables and gender predictors</w:t>
      </w:r>
      <w:r>
        <w:br/>
      </w:r>
      <w:r>
        <w:rPr>
          <w:rStyle w:val="VerbatimChar"/>
        </w:rPr>
        <w:t xml:space="preserve">  # hypotheses: +children =&gt; +housework, +partner =&gt; -housework (shares) or +</w:t>
      </w:r>
      <w:r>
        <w:rPr>
          <w:rStyle w:val="VerbatimChar"/>
        </w:rPr>
        <w:lastRenderedPageBreak/>
        <w:t>housework</w:t>
      </w:r>
      <w:r>
        <w:br/>
      </w:r>
      <w:r>
        <w:rPr>
          <w:rStyle w:val="VerbatimChar"/>
        </w:rPr>
        <w:t xml:space="preserve">  # hypotheses: +children =&gt; +childcare, +partner =&gt; -childcare (shares)</w:t>
      </w:r>
      <w:r>
        <w:br/>
      </w:r>
      <w:r>
        <w:rPr>
          <w:rStyle w:val="VerbatimChar"/>
        </w:rPr>
        <w:t xml:space="preserve">  # hypotheses: +east =&gt; -income, -wage, +age =&gt; +income, +wage</w:t>
      </w:r>
      <w:r>
        <w:br/>
      </w:r>
      <w:r>
        <w:rPr>
          <w:rStyle w:val="VerbatimChar"/>
        </w:rPr>
        <w:t xml:space="preserve">  daily_hours_housework_weekdays     ~ num_children_in_household + partner</w:t>
      </w:r>
      <w:r>
        <w:br/>
      </w:r>
      <w:r>
        <w:rPr>
          <w:rStyle w:val="VerbatimChar"/>
        </w:rPr>
        <w:t xml:space="preserve">  daily_hours_childcare_weekdays     ~ num_children_in_household + partner</w:t>
      </w:r>
      <w:r>
        <w:br/>
      </w:r>
      <w:r>
        <w:rPr>
          <w:rStyle w:val="VerbatimChar"/>
        </w:rPr>
        <w:t xml:space="preserve">  current_monthly_gross_labor_income ~ east_german_residence </w:t>
      </w:r>
      <w:r>
        <w:br/>
      </w:r>
      <w:r>
        <w:rPr>
          <w:rStyle w:val="VerbatimChar"/>
        </w:rPr>
        <w:t xml:space="preserve">  gross_hourly_wage                  ~ east_german_residence </w:t>
      </w:r>
      <w:r>
        <w:br/>
      </w:r>
      <w:r>
        <w:br/>
      </w:r>
      <w:r>
        <w:rPr>
          <w:rStyle w:val="VerbatimChar"/>
        </w:rPr>
        <w:t xml:space="preserve">  migraine_incidence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smoke_before_migraine + diabetes_before_migraine + hypertension_before_migraine</w:t>
      </w:r>
      <w:r>
        <w:br/>
      </w:r>
      <w:r>
        <w:rPr>
          <w:rStyle w:val="VerbatimChar"/>
        </w:rPr>
        <w:t xml:space="preserve">  stroke_incidence  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smoke_before_stroke   + diabetes_before_stroke   + hypertension_before_stroke</w:t>
      </w:r>
      <w:r>
        <w:br/>
      </w:r>
      <w:r>
        <w:rPr>
          <w:rStyle w:val="VerbatimChar"/>
        </w:rPr>
        <w:t>group: 2</w:t>
      </w:r>
      <w:r>
        <w:br/>
      </w:r>
      <w:r>
        <w:br/>
      </w:r>
      <w:r>
        <w:rPr>
          <w:rStyle w:val="VerbatimChar"/>
        </w:rPr>
        <w:t xml:space="preserve">  # measurement model for latent variable gender</w:t>
      </w:r>
      <w:r>
        <w:br/>
      </w:r>
      <w:r>
        <w:rPr>
          <w:rStyle w:val="VerbatimChar"/>
        </w:rPr>
        <w:t xml:space="preserve">  gender =~ daily_hours_housework_weekdays + daily_hours_childcare_weekdays +</w:t>
      </w:r>
      <w:r>
        <w:br/>
      </w:r>
      <w:r>
        <w:rPr>
          <w:rStyle w:val="VerbatimChar"/>
        </w:rPr>
        <w:t xml:space="preserve">            current_monthly_gross_labor_income + gross_hourly_wage + employment_status_imp +</w:t>
      </w:r>
      <w:r>
        <w:br/>
      </w:r>
      <w:r>
        <w:rPr>
          <w:rStyle w:val="VerbatimChar"/>
        </w:rPr>
        <w:t xml:space="preserve">            highest_educational_degree + risk_taking_scale + political_interest + current_mat_parent_leave + num_physician_visits</w:t>
      </w:r>
      <w:r>
        <w:br/>
      </w:r>
      <w:r>
        <w:br/>
      </w:r>
      <w:r>
        <w:rPr>
          <w:rStyle w:val="VerbatimChar"/>
        </w:rPr>
        <w:t xml:space="preserve">  # hypothesis: sex at birth -&gt; gender, fix variance for gender, comparable dynamic range to sex_binary</w:t>
      </w:r>
      <w:r>
        <w:br/>
      </w:r>
      <w:r>
        <w:rPr>
          <w:rStyle w:val="VerbatimChar"/>
        </w:rPr>
        <w:t xml:space="preserve">  gender ~ 1.0 * sex_binary</w:t>
      </w:r>
      <w:r>
        <w:br/>
      </w:r>
      <w:r>
        <w:br/>
      </w:r>
      <w:r>
        <w:rPr>
          <w:rStyle w:val="VerbatimChar"/>
        </w:rPr>
        <w:t xml:space="preserve">  # regressions between other exogeneous variables and gender predictors</w:t>
      </w:r>
      <w:r>
        <w:br/>
      </w:r>
      <w:r>
        <w:rPr>
          <w:rStyle w:val="VerbatimChar"/>
        </w:rPr>
        <w:t xml:space="preserve">  # hypotheses: +children =&gt; +housework, +partner =&gt; -housework (shares) or +housework</w:t>
      </w:r>
      <w:r>
        <w:br/>
      </w:r>
      <w:r>
        <w:rPr>
          <w:rStyle w:val="VerbatimChar"/>
        </w:rPr>
        <w:t xml:space="preserve">  # hypotheses: +children =&gt; +childcare, +partner =&gt; -childcare (shares)</w:t>
      </w:r>
      <w:r>
        <w:br/>
      </w:r>
      <w:r>
        <w:rPr>
          <w:rStyle w:val="VerbatimChar"/>
        </w:rPr>
        <w:t xml:space="preserve">  # hypotheses: +east =&gt; -income, -wage, +age =&gt; +income, +wage</w:t>
      </w:r>
      <w:r>
        <w:br/>
      </w:r>
      <w:r>
        <w:rPr>
          <w:rStyle w:val="VerbatimChar"/>
        </w:rPr>
        <w:t xml:space="preserve">  daily_hours_housework_weekdays     ~ num_children_in_household + partner</w:t>
      </w:r>
      <w:r>
        <w:br/>
      </w:r>
      <w:r>
        <w:rPr>
          <w:rStyle w:val="VerbatimChar"/>
        </w:rPr>
        <w:t xml:space="preserve">  daily_hours_childcare_weekdays     ~ num_children_in_household + partner</w:t>
      </w:r>
      <w:r>
        <w:br/>
      </w:r>
      <w:r>
        <w:rPr>
          <w:rStyle w:val="VerbatimChar"/>
        </w:rPr>
        <w:t xml:space="preserve">  current_monthly_gross_labor_income ~ east_german_residence </w:t>
      </w:r>
      <w:r>
        <w:br/>
      </w:r>
      <w:r>
        <w:rPr>
          <w:rStyle w:val="VerbatimChar"/>
        </w:rPr>
        <w:t xml:space="preserve">  gross_hourly_wage                  ~ east_german_residence </w:t>
      </w:r>
      <w:r>
        <w:br/>
      </w:r>
      <w:r>
        <w:br/>
      </w:r>
      <w:r>
        <w:rPr>
          <w:rStyle w:val="VerbatimChar"/>
        </w:rPr>
        <w:t xml:space="preserve">  migraine_incidence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smoke_before_migraine + diabetes_before_migraine + hypertension_before_migraine</w:t>
      </w:r>
      <w:r>
        <w:br/>
      </w:r>
      <w:r>
        <w:rPr>
          <w:rStyle w:val="VerbatimChar"/>
        </w:rPr>
        <w:t xml:space="preserve">  stroke_incidence  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smoke_before_stroke   + diabetes_before_stroke   + hypertension_before_stroke</w:t>
      </w:r>
      <w:r>
        <w:br/>
      </w:r>
      <w:r>
        <w:rPr>
          <w:rStyle w:val="VerbatimChar"/>
        </w:rPr>
        <w:t>group: 1</w:t>
      </w:r>
      <w:r>
        <w:br/>
      </w:r>
      <w:r>
        <w:br/>
      </w:r>
      <w:r>
        <w:rPr>
          <w:rStyle w:val="VerbatimChar"/>
        </w:rPr>
        <w:lastRenderedPageBreak/>
        <w:t xml:space="preserve">  # measurement model for latent variable gender</w:t>
      </w:r>
      <w:r>
        <w:br/>
      </w:r>
      <w:r>
        <w:rPr>
          <w:rStyle w:val="VerbatimChar"/>
        </w:rPr>
        <w:t xml:space="preserve">  gender =~ daily_hours_housework_weekdays + daily_hours_childcare_weekdays +</w:t>
      </w:r>
      <w:r>
        <w:br/>
      </w:r>
      <w:r>
        <w:rPr>
          <w:rStyle w:val="VerbatimChar"/>
        </w:rPr>
        <w:t xml:space="preserve">            current_monthly_gross_labor_income + gross_hourly_wage + employment_status_imp +</w:t>
      </w:r>
      <w:r>
        <w:br/>
      </w:r>
      <w:r>
        <w:rPr>
          <w:rStyle w:val="VerbatimChar"/>
        </w:rPr>
        <w:t xml:space="preserve">            highest_educational_degree + risk_taking_scale + political_interest + current_mat_parent_leave + num_physician_visits</w:t>
      </w:r>
      <w:r>
        <w:br/>
      </w:r>
      <w:r>
        <w:br/>
      </w:r>
      <w:r>
        <w:rPr>
          <w:rStyle w:val="VerbatimChar"/>
        </w:rPr>
        <w:t xml:space="preserve">  # hypothesis: sex at birth -&gt; gender, fix variance for gender, comparable dynamic range to sex_binary</w:t>
      </w:r>
      <w:r>
        <w:br/>
      </w:r>
      <w:r>
        <w:rPr>
          <w:rStyle w:val="VerbatimChar"/>
        </w:rPr>
        <w:t xml:space="preserve">  gender ~ 1.0 * sex_binary</w:t>
      </w:r>
      <w:r>
        <w:br/>
      </w:r>
      <w:r>
        <w:br/>
      </w:r>
      <w:r>
        <w:rPr>
          <w:rStyle w:val="VerbatimChar"/>
        </w:rPr>
        <w:t xml:space="preserve">  # regressions between other exogeneous variables and gender predictors</w:t>
      </w:r>
      <w:r>
        <w:br/>
      </w:r>
      <w:r>
        <w:rPr>
          <w:rStyle w:val="VerbatimChar"/>
        </w:rPr>
        <w:t xml:space="preserve">  # hypotheses: +children =&gt; +housework, +partner =&gt; -housework (shares) or +housework</w:t>
      </w:r>
      <w:r>
        <w:br/>
      </w:r>
      <w:r>
        <w:rPr>
          <w:rStyle w:val="VerbatimChar"/>
        </w:rPr>
        <w:t xml:space="preserve">  # hypotheses: +children =&gt; +childcare, +partner =&gt; -childcare (shares)</w:t>
      </w:r>
      <w:r>
        <w:br/>
      </w:r>
      <w:r>
        <w:rPr>
          <w:rStyle w:val="VerbatimChar"/>
        </w:rPr>
        <w:t xml:space="preserve">  # hypotheses: +east =&gt; -income, -wage, +age =&gt; +income, +wage</w:t>
      </w:r>
      <w:r>
        <w:br/>
      </w:r>
      <w:r>
        <w:rPr>
          <w:rStyle w:val="VerbatimChar"/>
        </w:rPr>
        <w:t xml:space="preserve">  daily_hours_housework_weekdays     ~ num_children_in_household + partner</w:t>
      </w:r>
      <w:r>
        <w:br/>
      </w:r>
      <w:r>
        <w:rPr>
          <w:rStyle w:val="VerbatimChar"/>
        </w:rPr>
        <w:t xml:space="preserve">  daily_hours_childcare_weekdays     ~ num_children_in_household + partner</w:t>
      </w:r>
      <w:r>
        <w:br/>
      </w:r>
      <w:r>
        <w:rPr>
          <w:rStyle w:val="VerbatimChar"/>
        </w:rPr>
        <w:t xml:space="preserve">  current_monthly_gross_labor_income ~ east_german_residence </w:t>
      </w:r>
      <w:r>
        <w:br/>
      </w:r>
      <w:r>
        <w:rPr>
          <w:rStyle w:val="VerbatimChar"/>
        </w:rPr>
        <w:t xml:space="preserve">  gross_hourly_wage                  ~ east_german_residence </w:t>
      </w:r>
      <w:r>
        <w:br/>
      </w:r>
      <w:r>
        <w:br/>
      </w:r>
      <w:r>
        <w:rPr>
          <w:rStyle w:val="VerbatimChar"/>
        </w:rPr>
        <w:t xml:space="preserve">  migraine_incidence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smoke_before_migraine + diabetes_before_migraine + hypertension_before_migraine</w:t>
      </w:r>
      <w:r>
        <w:br/>
      </w:r>
      <w:r>
        <w:rPr>
          <w:rStyle w:val="VerbatimChar"/>
        </w:rPr>
        <w:t xml:space="preserve">  stroke_incidence  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smoke_before_stroke   + diabetes_before_stroke   + hypertension_before_stroke</w:t>
      </w:r>
    </w:p>
    <w:p w14:paraId="6A33BD03" w14:textId="77777777" w:rsidR="00DA2D64" w:rsidRDefault="00000000">
      <w:pPr>
        <w:pStyle w:val="SourceCode"/>
      </w:pPr>
      <w:r>
        <w:rPr>
          <w:rStyle w:val="VerbatimChar"/>
        </w:rPr>
        <w:t>[1] "SEM Model without link between sex_binary and gender"</w:t>
      </w:r>
    </w:p>
    <w:p w14:paraId="6A33BD04" w14:textId="77777777" w:rsidR="00DA2D64" w:rsidRDefault="00000000">
      <w:pPr>
        <w:pStyle w:val="SourceCode"/>
      </w:pPr>
      <w:r>
        <w:br/>
      </w:r>
      <w:r>
        <w:rPr>
          <w:rStyle w:val="VerbatimChar"/>
        </w:rPr>
        <w:t xml:space="preserve">  # measurement model for latent variable gender</w:t>
      </w:r>
      <w:r>
        <w:br/>
      </w:r>
      <w:r>
        <w:rPr>
          <w:rStyle w:val="VerbatimChar"/>
        </w:rPr>
        <w:t xml:space="preserve">  gender =~ daily_hours_housework_weekdays + daily_hours_childcare_weekdays +</w:t>
      </w:r>
      <w:r>
        <w:br/>
      </w:r>
      <w:r>
        <w:rPr>
          <w:rStyle w:val="VerbatimChar"/>
        </w:rPr>
        <w:t xml:space="preserve">            current_monthly_gross_labor_income + gross_hourly_wage + employment_status_imp +</w:t>
      </w:r>
      <w:r>
        <w:br/>
      </w:r>
      <w:r>
        <w:rPr>
          <w:rStyle w:val="VerbatimChar"/>
        </w:rPr>
        <w:t xml:space="preserve">            highest_educational_degree + risk_taking_scale + political_interest + current_mat_parent_leave + num_physician_visits</w:t>
      </w:r>
      <w:r>
        <w:br/>
      </w:r>
      <w:r>
        <w:br/>
      </w:r>
      <w:r>
        <w:rPr>
          <w:rStyle w:val="VerbatimChar"/>
        </w:rPr>
        <w:t xml:space="preserve">  # hypothesis: sex at birth -&gt; gender, fix variance for gender, comparable dynamic range to sex_binary</w:t>
      </w:r>
      <w:r>
        <w:br/>
      </w:r>
      <w:r>
        <w:rPr>
          <w:rStyle w:val="VerbatimChar"/>
        </w:rPr>
        <w:t xml:space="preserve">  gender ~~ 1.0 * gender</w:t>
      </w:r>
      <w:r>
        <w:br/>
      </w:r>
      <w:r>
        <w:br/>
      </w:r>
      <w:r>
        <w:rPr>
          <w:rStyle w:val="VerbatimChar"/>
        </w:rPr>
        <w:t xml:space="preserve">  # regressions between other exogeneous variables and gender predictors</w:t>
      </w:r>
      <w:r>
        <w:br/>
      </w:r>
      <w:r>
        <w:rPr>
          <w:rStyle w:val="VerbatimChar"/>
        </w:rPr>
        <w:t xml:space="preserve">  # hypotheses: +children =&gt; +housework, +partner =&gt; -housework (shares) or +housework</w:t>
      </w:r>
      <w:r>
        <w:br/>
      </w:r>
      <w:r>
        <w:rPr>
          <w:rStyle w:val="VerbatimChar"/>
        </w:rPr>
        <w:t xml:space="preserve">  # hypotheses: +children =&gt; +childcare, +partner =&gt; -childcare (shares)</w:t>
      </w:r>
      <w:r>
        <w:br/>
      </w:r>
      <w:r>
        <w:rPr>
          <w:rStyle w:val="VerbatimChar"/>
        </w:rPr>
        <w:t xml:space="preserve">  # hypotheses: +east =&gt; -income, -wage, +age =&gt; +income, +wage</w:t>
      </w:r>
      <w:r>
        <w:br/>
      </w:r>
      <w:r>
        <w:rPr>
          <w:rStyle w:val="VerbatimChar"/>
        </w:rPr>
        <w:lastRenderedPageBreak/>
        <w:t xml:space="preserve">  daily_hours_housework_weekdays     ~ num_children_in_household + partner</w:t>
      </w:r>
      <w:r>
        <w:br/>
      </w:r>
      <w:r>
        <w:rPr>
          <w:rStyle w:val="VerbatimChar"/>
        </w:rPr>
        <w:t xml:space="preserve">  daily_hours_childcare_weekdays     ~ num_children_in_household + partner</w:t>
      </w:r>
      <w:r>
        <w:br/>
      </w:r>
      <w:r>
        <w:rPr>
          <w:rStyle w:val="VerbatimChar"/>
        </w:rPr>
        <w:t xml:space="preserve">  current_monthly_gross_labor_income ~ east_german_residence + age_10y</w:t>
      </w:r>
      <w:r>
        <w:br/>
      </w:r>
      <w:r>
        <w:rPr>
          <w:rStyle w:val="VerbatimChar"/>
        </w:rPr>
        <w:t xml:space="preserve">  gross_hourly_wage                  ~ east_german_residence + age_10y</w:t>
      </w:r>
      <w:r>
        <w:br/>
      </w:r>
      <w:r>
        <w:br/>
      </w:r>
      <w:r>
        <w:rPr>
          <w:rStyle w:val="VerbatimChar"/>
        </w:rPr>
        <w:t xml:space="preserve">  # data-inspired (non-model-explained correlations in the residuals)</w:t>
      </w:r>
      <w:r>
        <w:br/>
      </w:r>
      <w:r>
        <w:rPr>
          <w:rStyle w:val="VerbatimChar"/>
        </w:rPr>
        <w:t xml:space="preserve">  num_physician_visits               ~ age_10y</w:t>
      </w:r>
      <w:r>
        <w:br/>
      </w:r>
      <w:r>
        <w:rPr>
          <w:rStyle w:val="VerbatimChar"/>
        </w:rPr>
        <w:t xml:space="preserve">  daily_hours_housework_weekdays     ~ age_10y</w:t>
      </w:r>
      <w:r>
        <w:br/>
      </w:r>
      <w:r>
        <w:rPr>
          <w:rStyle w:val="VerbatimChar"/>
        </w:rPr>
        <w:t xml:space="preserve">  daily_hours_childcare_weekdays     ~ age_10y + current_mat_parent_leave</w:t>
      </w:r>
      <w:r>
        <w:br/>
      </w:r>
      <w:r>
        <w:rPr>
          <w:rStyle w:val="VerbatimChar"/>
        </w:rPr>
        <w:t xml:space="preserve">  risk_taking_scale                  ~ age_10y + political_interest</w:t>
      </w:r>
      <w:r>
        <w:br/>
      </w:r>
      <w:r>
        <w:rPr>
          <w:rStyle w:val="VerbatimChar"/>
        </w:rPr>
        <w:t xml:space="preserve">  current_mat_parent_leave           ~ age_10y + num_children_in_household</w:t>
      </w:r>
      <w:r>
        <w:br/>
      </w:r>
      <w:r>
        <w:rPr>
          <w:rStyle w:val="VerbatimChar"/>
        </w:rPr>
        <w:t xml:space="preserve">  employment_status_imp              ~ age_10y + num_children_in_household + partner         + highest_educational_degree</w:t>
      </w:r>
      <w:r>
        <w:br/>
      </w:r>
      <w:r>
        <w:rPr>
          <w:rStyle w:val="VerbatimChar"/>
        </w:rPr>
        <w:t xml:space="preserve">  political_interest                 ~ age_10y + immigration_history + employment_status_imp + highest_educational_degree</w:t>
      </w:r>
      <w:r>
        <w:br/>
      </w:r>
      <w:r>
        <w:rPr>
          <w:rStyle w:val="VerbatimChar"/>
        </w:rPr>
        <w:t xml:space="preserve">  highest_educational_degree         ~ age_10y + immigration_history</w:t>
      </w:r>
      <w:r>
        <w:br/>
      </w:r>
      <w:r>
        <w:rPr>
          <w:rStyle w:val="VerbatimChar"/>
        </w:rPr>
        <w:t xml:space="preserve">  num_children_in_household          ~ age_10y + immigration_history + partner</w:t>
      </w:r>
      <w:r>
        <w:br/>
      </w:r>
      <w:r>
        <w:rPr>
          <w:rStyle w:val="VerbatimChar"/>
        </w:rPr>
        <w:t xml:space="preserve">  partner                            ~ age_10y + highest_educational_degree</w:t>
      </w:r>
      <w:r>
        <w:br/>
      </w:r>
      <w:r>
        <w:rPr>
          <w:rStyle w:val="VerbatimChar"/>
        </w:rPr>
        <w:t xml:space="preserve">  gross_hourly_wage                  ~ employment_status_imp</w:t>
      </w:r>
      <w:r>
        <w:br/>
      </w:r>
      <w:r>
        <w:rPr>
          <w:rStyle w:val="VerbatimChar"/>
        </w:rPr>
        <w:t xml:space="preserve">  current_monthly_gross_labor_income ~ daily_hours_childcare_weekdays + daily_hours_housework_weekdays + highest_educational_degree + partner + gross_hourly_wage</w:t>
      </w:r>
      <w:r>
        <w:br/>
      </w:r>
      <w:r>
        <w:br/>
      </w:r>
      <w:r>
        <w:rPr>
          <w:rStyle w:val="VerbatimChar"/>
        </w:rPr>
        <w:t xml:space="preserve">  migraine_incidence ~ sex_binary + gender + sex_or + partner + age_10y + immigration_history +</w:t>
      </w:r>
      <w:r>
        <w:br/>
      </w:r>
      <w:r>
        <w:rPr>
          <w:rStyle w:val="VerbatimChar"/>
        </w:rPr>
        <w:t xml:space="preserve">                       smoke_before_migraine + diabetes_before_migraine + hypertension_before_migraine</w:t>
      </w:r>
      <w:r>
        <w:br/>
      </w:r>
      <w:r>
        <w:rPr>
          <w:rStyle w:val="VerbatimChar"/>
        </w:rPr>
        <w:t xml:space="preserve">  stroke_incidence   ~ sex_binary + gender + sex_or + partner + age_10y + immigration_history +</w:t>
      </w:r>
      <w:r>
        <w:br/>
      </w:r>
      <w:r>
        <w:rPr>
          <w:rStyle w:val="VerbatimChar"/>
        </w:rPr>
        <w:t xml:space="preserve">                       smoke_before_stroke   + diabetes_before_stroke   + hypertension_before_stroke</w:t>
      </w:r>
    </w:p>
    <w:p w14:paraId="66AA1DC6" w14:textId="77777777" w:rsidR="00DA2D64" w:rsidRDefault="00000000">
      <w:pPr>
        <w:pStyle w:val="SourceCode"/>
      </w:pPr>
      <w:r>
        <w:rPr>
          <w:rStyle w:val="VerbatimChar"/>
        </w:rPr>
        <w:t xml:space="preserve">Warning: lavaan-&gt;lav_data_full():  </w:t>
      </w:r>
      <w:r>
        <w:br/>
      </w:r>
      <w:r>
        <w:rPr>
          <w:rStyle w:val="VerbatimChar"/>
        </w:rPr>
        <w:t xml:space="preserve">   some observed variances are (at least) a factor 1000 times larger than </w:t>
      </w:r>
      <w:r>
        <w:br/>
      </w:r>
      <w:r>
        <w:rPr>
          <w:rStyle w:val="VerbatimChar"/>
        </w:rPr>
        <w:t xml:space="preserve">   others; use varTable(fit) to investigate</w:t>
      </w:r>
    </w:p>
    <w:p w14:paraId="274525B3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 Regressions (unimputed data, main model)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0"/>
        <w:gridCol w:w="3383"/>
        <w:gridCol w:w="2588"/>
        <w:gridCol w:w="692"/>
      </w:tblGrid>
      <w:tr w:rsidR="00DA2D64" w14:paraId="084546C2" w14:textId="77777777" w:rsidTr="00DA2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05A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incidence</w:t>
            </w:r>
          </w:p>
        </w:tc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291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74B7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6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80F7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</w:t>
            </w:r>
          </w:p>
        </w:tc>
      </w:tr>
      <w:tr w:rsidR="00DA2D64" w14:paraId="7853BC84" w14:textId="77777777" w:rsidTr="00DA2D64">
        <w:trPr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838B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5E10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6F47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0.046 [0.039, 0.053]</w:t>
            </w:r>
          </w:p>
        </w:tc>
        <w:tc>
          <w:tcPr>
            <w:tcW w:w="6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CEC5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31C4B8E7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035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313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820A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 [0.005, 0.015]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91CD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3185E784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4A5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FA07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B9E1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 [-0.013, 0.018]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BCBCB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09095E11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725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2671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8F3E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 [-0.014, -0.003]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2DBD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DA2D64" w14:paraId="374254E7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6F2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798E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2301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 [0.003, 0.007]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C799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4DE48F98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FE5B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CF92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FD65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 [-0.005, 0.001]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E9AC7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1DC09EA2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5A91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590C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01AE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 [0.004, 0.014]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5E0D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DA2D64" w14:paraId="5086859E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27B9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991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AC30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-0.015 [-0.026, -0.004]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8D2A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DA2D64" w14:paraId="3CE29597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0F1A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2E1F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496B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-0.025 [-0.032, -0.019]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6518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1D1DC780" w14:textId="77777777" w:rsidTr="00DA2D64">
        <w:trPr>
          <w:jc w:val="center"/>
        </w:trPr>
        <w:tc>
          <w:tcPr>
            <w:tcW w:w="1340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18AC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52A8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258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EBA5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 [-0.016, -0.009]</w:t>
            </w:r>
          </w:p>
        </w:tc>
        <w:tc>
          <w:tcPr>
            <w:tcW w:w="692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F885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43D95E4E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B29D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089E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80FC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[0.006, 0.011]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43F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03CB4AEE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3AEA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1029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DD36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 [-0.002, 0.012]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3907F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3820B92B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64A6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219C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2D90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 [-0.009, -0.003]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BD7C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26BA9F94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C66F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7AC8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1E4B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[0.007, 0.009]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68F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45058CA7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8AE0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A3F4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9773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 [-0.003, 0.000]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FEB5F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5F8742D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1C74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7864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7193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[0.005, 0.010]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EA2C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DA2D64" w14:paraId="54346C3E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DD2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A163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2BE7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 [-0.001, 0.009]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141C1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002D9331" w14:textId="77777777" w:rsidTr="00DA2D64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96C4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ACE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4A39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 [-0.002, 0.004]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47586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A33BD05" w14:textId="77777777" w:rsidR="00B42377" w:rsidRDefault="00000000">
      <w:pPr>
        <w:pStyle w:val="SourceCode"/>
      </w:pPr>
      <w:r>
        <w:rPr>
          <w:rStyle w:val="VerbatimChar"/>
        </w:rPr>
        <w:t xml:space="preserve">Warning: lavaan-&gt;lav_data_full():  </w:t>
      </w:r>
      <w:r>
        <w:br/>
      </w:r>
      <w:r>
        <w:rPr>
          <w:rStyle w:val="VerbatimChar"/>
        </w:rPr>
        <w:t xml:space="preserve">   some observed variances are (at least) a factor 1000 times larger than </w:t>
      </w:r>
      <w:r>
        <w:br/>
      </w:r>
      <w:r>
        <w:rPr>
          <w:rStyle w:val="VerbatimChar"/>
        </w:rPr>
        <w:t xml:space="preserve">   others; use varTable(fit) to investigate</w:t>
      </w:r>
    </w:p>
    <w:p w14:paraId="6A33BD06" w14:textId="77777777" w:rsidR="00B42377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 Regressions (unimputed data, main model)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0"/>
        <w:gridCol w:w="3383"/>
        <w:gridCol w:w="2588"/>
        <w:gridCol w:w="692"/>
      </w:tblGrid>
      <w:tr w:rsidR="00B42377" w14:paraId="6A33BD0B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07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incidence</w:t>
            </w:r>
          </w:p>
        </w:tc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08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09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6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0A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</w:t>
            </w:r>
          </w:p>
        </w:tc>
      </w:tr>
      <w:tr w:rsidR="00B42377" w14:paraId="6A33BD10" w14:textId="77777777" w:rsidTr="00B42377">
        <w:trPr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0C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0D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0E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0.046 [0.039, 0.053]</w:t>
            </w:r>
          </w:p>
        </w:tc>
        <w:tc>
          <w:tcPr>
            <w:tcW w:w="6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0F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15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1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2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3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 [0.005, 0.015]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4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1A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6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7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8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 [-0.013, 0.018]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9" w14:textId="77777777" w:rsidR="00B42377" w:rsidRDefault="00B423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42377" w14:paraId="6A33BD1F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B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C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D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 [-0.014, -0.003]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1E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B42377" w14:paraId="6A33BD24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0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1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2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 [0.003, 0.007]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3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29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5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6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7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 [-0.005, 0.001]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8" w14:textId="77777777" w:rsidR="00B42377" w:rsidRDefault="00B423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42377" w14:paraId="6A33BD2E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A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B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C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 [0.004, 0.014]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D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B42377" w14:paraId="6A33BD33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2F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0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1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-0.015 [-0.026, -0.004]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2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B42377" w14:paraId="6A33BD38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4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5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6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-0.025 [-0.032, -0.019]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7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3D" w14:textId="77777777" w:rsidTr="00B42377">
        <w:trPr>
          <w:jc w:val="center"/>
        </w:trPr>
        <w:tc>
          <w:tcPr>
            <w:tcW w:w="1340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9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A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258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B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 [-0.016, -0.009]</w:t>
            </w:r>
          </w:p>
        </w:tc>
        <w:tc>
          <w:tcPr>
            <w:tcW w:w="692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C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42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E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3F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0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[0.006, 0.011]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1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47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3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4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5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 [-0.002, 0.012]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6" w14:textId="77777777" w:rsidR="00B42377" w:rsidRDefault="00B423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42377" w14:paraId="6A33BD4C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8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9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A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 [-0.009, -0.003]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B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51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D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E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4F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[0.007, 0.009]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0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56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2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3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4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 [-0.003, 0.000]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5" w14:textId="77777777" w:rsidR="00B42377" w:rsidRDefault="00B423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42377" w14:paraId="6A33BD5B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7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8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9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[0.005, 0.010]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A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B42377" w14:paraId="6A33BD60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C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D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E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 [-0.001, 0.009]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5F" w14:textId="77777777" w:rsidR="00B42377" w:rsidRDefault="00B423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42377" w14:paraId="6A33BD65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61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62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63" w14:textId="77777777" w:rsidR="00B4237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 [-0.002, 0.004]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64" w14:textId="77777777" w:rsidR="00B42377" w:rsidRDefault="00B4237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A33BD66" w14:textId="241AF6BB" w:rsidR="00DA2D64" w:rsidRDefault="00000000">
      <w:pPr>
        <w:pStyle w:val="SourceCode"/>
      </w:pPr>
      <w:del w:id="3" w:author="Microsoft Word" w:date="2026-04-24T10:28:00Z">
        <w:r>
          <w:rPr>
            <w:rStyle w:val="VerbatimChar"/>
          </w:rPr>
          <w:delText>Warning: lavaan-&gt;lav_</w:delText>
        </w:r>
      </w:del>
      <w:r>
        <w:rPr>
          <w:rStyle w:val="VerbatimChar"/>
        </w:rPr>
        <w:t xml:space="preserve">options_set():  </w:t>
      </w:r>
      <w:r>
        <w:br/>
      </w:r>
      <w:r>
        <w:rPr>
          <w:rStyle w:val="VerbatimChar"/>
        </w:rPr>
        <w:t xml:space="preserve">   observed.information for ALL test statistics is set to h1.</w:t>
      </w:r>
    </w:p>
    <w:p w14:paraId="6A33BD67" w14:textId="77777777" w:rsidR="00DA2D64" w:rsidRDefault="00000000">
      <w:pPr>
        <w:pStyle w:val="SourceCode"/>
      </w:pPr>
      <w:r>
        <w:rPr>
          <w:rStyle w:val="VerbatimChar"/>
        </w:rPr>
        <w:t xml:space="preserve">Warning: lavaan-&gt;lav_options_set():  </w:t>
      </w:r>
      <w:r>
        <w:br/>
      </w:r>
      <w:r>
        <w:rPr>
          <w:rStyle w:val="VerbatimChar"/>
        </w:rPr>
        <w:t xml:space="preserve">   observed.information for ALL test statistics is set to h1.</w:t>
      </w:r>
    </w:p>
    <w:p w14:paraId="6A33BD68" w14:textId="77777777" w:rsidR="00DA2D64" w:rsidRDefault="00000000">
      <w:pPr>
        <w:pStyle w:val="SourceCode"/>
      </w:pPr>
      <w:r>
        <w:rPr>
          <w:rStyle w:val="VerbatimChar"/>
        </w:rPr>
        <w:t>Warning in (function (data, ..., return.fit = FALSE, scale.W = TRUE, omit.imps = c("no.conv", : Could not invert within-imputation covariance matrix. Generalized inverse used instead.</w:t>
      </w:r>
      <w:r>
        <w:br/>
      </w:r>
      <w:r>
        <w:rPr>
          <w:rStyle w:val="VerbatimChar"/>
        </w:rPr>
        <w:t>It may be safer to set `scale.W = FALSE' (and `asymptotic = TRUE').</w:t>
      </w:r>
    </w:p>
    <w:p w14:paraId="6A33BD69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 (sem.mi, main model) residual (non-model-explained) correlations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12"/>
        <w:gridCol w:w="7956"/>
      </w:tblGrid>
      <w:tr w:rsidR="00DA2D64" w14:paraId="6A33BD6C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6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Cov</w:t>
            </w:r>
          </w:p>
        </w:tc>
        <w:tc>
          <w:tcPr>
            <w:tcW w:w="79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6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Pair</w:t>
            </w:r>
          </w:p>
        </w:tc>
      </w:tr>
      <w:tr w:rsidR="00DA2D64" w14:paraId="6A33BD6F" w14:textId="77777777" w:rsidTr="00B42377">
        <w:trPr>
          <w:jc w:val="center"/>
        </w:trPr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6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79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6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current_mat_parent_leave &lt;-&gt; daily_hours_childcare_weekdays</w:t>
            </w:r>
          </w:p>
        </w:tc>
      </w:tr>
      <w:tr w:rsidR="00DA2D64" w14:paraId="6A33BD72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-0.34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 &lt;-&gt; employment_status_imp</w:t>
            </w:r>
          </w:p>
        </w:tc>
      </w:tr>
      <w:tr w:rsidR="00DA2D64" w14:paraId="6A33BD75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-0.24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employment_status_imp &lt;-&gt; hypertension_before_migraine</w:t>
            </w:r>
          </w:p>
        </w:tc>
      </w:tr>
      <w:tr w:rsidR="00DA2D64" w14:paraId="6A33BD78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employment_status_imp &lt;-&gt; hypertension_before_stroke</w:t>
            </w:r>
          </w:p>
        </w:tc>
      </w:tr>
      <w:tr w:rsidR="00DA2D64" w14:paraId="6A33BD7B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current_monthly_gross_labor_income &lt;-&gt; gross_hourly_wage</w:t>
            </w:r>
          </w:p>
        </w:tc>
      </w:tr>
      <w:tr w:rsidR="00DA2D64" w14:paraId="6A33BD7E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highest_educational_degree &lt;-&gt; political_interest</w:t>
            </w:r>
          </w:p>
        </w:tc>
      </w:tr>
      <w:tr w:rsidR="00DA2D64" w14:paraId="6A33BD81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7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0.20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current_mat_parent_leave &lt;-&gt; num_children_in_household</w:t>
            </w:r>
          </w:p>
        </w:tc>
      </w:tr>
      <w:tr w:rsidR="00DA2D64" w14:paraId="6A33BD84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 &lt;-&gt; political_interest</w:t>
            </w:r>
          </w:p>
        </w:tc>
      </w:tr>
      <w:tr w:rsidR="00DA2D64" w14:paraId="6A33BD87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 &lt;-&gt; political_interest</w:t>
            </w:r>
          </w:p>
        </w:tc>
      </w:tr>
      <w:tr w:rsidR="00DA2D64" w14:paraId="6A33BD8A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 &lt;-&gt; employment_status_imp</w:t>
            </w:r>
          </w:p>
        </w:tc>
      </w:tr>
      <w:tr w:rsidR="00DA2D64" w14:paraId="6A33BD8D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 &lt;-&gt; employment_status_imp</w:t>
            </w:r>
          </w:p>
        </w:tc>
      </w:tr>
      <w:tr w:rsidR="00DA2D64" w14:paraId="6A33BD90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8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daily_hours_housework_weekdays &lt;-&gt; sex_binary</w:t>
            </w:r>
          </w:p>
        </w:tc>
      </w:tr>
      <w:tr w:rsidR="00DA2D64" w14:paraId="6A33BD93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employment_status_imp &lt;-&gt; num_children_in_household</w:t>
            </w:r>
          </w:p>
        </w:tc>
      </w:tr>
      <w:tr w:rsidR="00DA2D64" w14:paraId="6A33BD96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-0.15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 &lt;-&gt; risk_taking_scale</w:t>
            </w:r>
          </w:p>
        </w:tc>
      </w:tr>
      <w:tr w:rsidR="00DA2D64" w14:paraId="6A33BD99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highest_educational_degree &lt;-&gt; partner</w:t>
            </w:r>
          </w:p>
        </w:tc>
      </w:tr>
      <w:tr w:rsidR="00DA2D64" w14:paraId="6A33BD9C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daily_hours_housework_weekdays &lt;-&gt; gross_hourly_wage</w:t>
            </w:r>
          </w:p>
        </w:tc>
      </w:tr>
      <w:tr w:rsidR="00DA2D64" w14:paraId="6A33BD9F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9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 &lt;-&gt; current_mat_parent_leave</w:t>
            </w:r>
          </w:p>
        </w:tc>
      </w:tr>
      <w:tr w:rsidR="00DA2D64" w14:paraId="6A33BDA2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employment_status_imp &lt;-&gt; political_interest</w:t>
            </w:r>
          </w:p>
        </w:tc>
      </w:tr>
      <w:tr w:rsidR="00DA2D64" w14:paraId="6A33BDA5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 &lt;-&gt; highest_educational_degree</w:t>
            </w:r>
          </w:p>
        </w:tc>
      </w:tr>
      <w:tr w:rsidR="00DA2D64" w14:paraId="6A33BDA8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highest_educational_degree &lt;-&gt; immigration_history</w:t>
            </w:r>
          </w:p>
        </w:tc>
      </w:tr>
      <w:tr w:rsidR="00DA2D64" w14:paraId="6A33BDAB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current_monthly_gross_labor_income &lt;-&gt; daily_hours_childcare_weekdays</w:t>
            </w:r>
          </w:p>
        </w:tc>
      </w:tr>
      <w:tr w:rsidR="00DA2D64" w14:paraId="6A33BDAE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employment_status_imp &lt;-&gt; gross_hourly_wage</w:t>
            </w:r>
          </w:p>
        </w:tc>
      </w:tr>
      <w:tr w:rsidR="00DA2D64" w14:paraId="6A33BDB1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A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current_monthly_gross_labor_income &lt;-&gt; daily_hours_housework_weekdays</w:t>
            </w:r>
          </w:p>
        </w:tc>
      </w:tr>
      <w:tr w:rsidR="00DA2D64" w14:paraId="6A33BDB4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 &lt;-&gt; daily_hours_housework_weekdays</w:t>
            </w:r>
          </w:p>
        </w:tc>
      </w:tr>
      <w:tr w:rsidR="00DA2D64" w14:paraId="6A33BDB7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current_monthly_gross_labor_income &lt;-&gt; highest_educational_degree</w:t>
            </w:r>
          </w:p>
        </w:tc>
      </w:tr>
      <w:tr w:rsidR="00DA2D64" w14:paraId="6A33BDBA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highest_educational_degree &lt;-&gt; sex_binary</w:t>
            </w:r>
          </w:p>
        </w:tc>
      </w:tr>
      <w:tr w:rsidR="00DA2D64" w14:paraId="6A33BDBD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current_monthly_gross_labor_income &lt;-&gt; partner</w:t>
            </w:r>
          </w:p>
        </w:tc>
      </w:tr>
      <w:tr w:rsidR="00DA2D64" w14:paraId="6A33BDC0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B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employment_status_imp &lt;-&gt; partner</w:t>
            </w:r>
          </w:p>
        </w:tc>
      </w:tr>
      <w:tr w:rsidR="00DA2D64" w14:paraId="6A33BDC3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 &lt;-&gt; num_physician_visits</w:t>
            </w:r>
          </w:p>
        </w:tc>
      </w:tr>
      <w:tr w:rsidR="00DA2D64" w14:paraId="6A33BDC6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daily_hours_housework_weekdays &lt;-&gt; highest_educational_degree</w:t>
            </w:r>
          </w:p>
        </w:tc>
      </w:tr>
      <w:tr w:rsidR="00DA2D64" w14:paraId="6A33BDC9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highest_educational_degree &lt;-&gt; smoke_before_migraine</w:t>
            </w:r>
          </w:p>
        </w:tc>
      </w:tr>
      <w:tr w:rsidR="00DA2D64" w14:paraId="6A33BDCC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</w:t>
            </w:r>
          </w:p>
        </w:tc>
        <w:tc>
          <w:tcPr>
            <w:tcW w:w="79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highest_educational_degree &lt;-&gt; smoke_before_stroke</w:t>
            </w:r>
          </w:p>
        </w:tc>
      </w:tr>
    </w:tbl>
    <w:p w14:paraId="6A33BDCD" w14:textId="77777777" w:rsidR="00DA2D64" w:rsidRDefault="00000000">
      <w:pPr>
        <w:pStyle w:val="SourceCode"/>
      </w:pPr>
      <w:r>
        <w:rPr>
          <w:rStyle w:val="VerbatimChar"/>
        </w:rPr>
        <w:t>Warning in (function (data, ..., return.fit = FALSE, scale.W = TRUE, omit.imps = c("no.conv", : Could not invert within-imputation covariance matrix. Gene</w:t>
      </w:r>
      <w:r>
        <w:rPr>
          <w:rStyle w:val="VerbatimChar"/>
        </w:rPr>
        <w:lastRenderedPageBreak/>
        <w:t>ralized inverse used instead.</w:t>
      </w:r>
      <w:r>
        <w:br/>
      </w:r>
      <w:r>
        <w:rPr>
          <w:rStyle w:val="VerbatimChar"/>
        </w:rPr>
        <w:t>It may be safer to set `scale.W = FALSE' (and `asymptotic = TRUE').</w:t>
      </w:r>
    </w:p>
    <w:p w14:paraId="6A33BDCE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 (sem.mi, sensitivity model) residual (non-model-explained) correlations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12"/>
        <w:gridCol w:w="5608"/>
      </w:tblGrid>
      <w:tr w:rsidR="00DA2D64" w14:paraId="6A33BDD1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C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Cov</w:t>
            </w:r>
          </w:p>
        </w:tc>
        <w:tc>
          <w:tcPr>
            <w:tcW w:w="56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Pair</w:t>
            </w:r>
          </w:p>
        </w:tc>
      </w:tr>
      <w:tr w:rsidR="00DA2D64" w14:paraId="6A33BDD4" w14:textId="77777777" w:rsidTr="00B42377">
        <w:trPr>
          <w:jc w:val="center"/>
        </w:trPr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56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daily_hours_housework_weekdays &lt;-&gt; sex_binary</w:t>
            </w:r>
          </w:p>
        </w:tc>
      </w:tr>
      <w:tr w:rsidR="00DA2D64" w14:paraId="6A33BDD7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56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current_monthly_gross_labor_income &lt;-&gt; sex_binary</w:t>
            </w:r>
          </w:p>
        </w:tc>
      </w:tr>
      <w:tr w:rsidR="00DA2D64" w14:paraId="6A33BDDA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56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daily_hours_childcare_weekdays &lt;-&gt; sex_binary</w:t>
            </w:r>
          </w:p>
        </w:tc>
      </w:tr>
      <w:tr w:rsidR="00DA2D64" w14:paraId="6A33BDDD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56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political_interest &lt;-&gt; sex_binary</w:t>
            </w:r>
          </w:p>
        </w:tc>
      </w:tr>
      <w:tr w:rsidR="00DA2D64" w14:paraId="6A33BDE0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56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D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employment_status_imp &lt;-&gt; sex_binary</w:t>
            </w:r>
          </w:p>
        </w:tc>
      </w:tr>
      <w:tr w:rsidR="00DA2D64" w14:paraId="6A33BDE3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56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risk_taking_scale &lt;-&gt; sex_binary</w:t>
            </w:r>
          </w:p>
        </w:tc>
      </w:tr>
      <w:tr w:rsidR="00DA2D64" w14:paraId="6A33BDE6" w14:textId="77777777" w:rsidTr="00B42377">
        <w:trPr>
          <w:jc w:val="center"/>
        </w:trPr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56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current_mat_parent_leave &lt;-&gt; sex_binary</w:t>
            </w:r>
          </w:p>
        </w:tc>
      </w:tr>
    </w:tbl>
    <w:p w14:paraId="6A33BDE7" w14:textId="77777777" w:rsidR="00DA2D64" w:rsidRDefault="00000000">
      <w:pPr>
        <w:pStyle w:val="Heading2"/>
      </w:pPr>
      <w:bookmarkStart w:id="4" w:name="sem-outcomes"/>
      <w:bookmarkEnd w:id="2"/>
      <w:r>
        <w:t>SEM: Outcomes</w:t>
      </w:r>
    </w:p>
    <w:p w14:paraId="6A33BDE8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 (sem.mi) Regressions (unweighted/weighted/sensitivity)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0"/>
        <w:gridCol w:w="3383"/>
        <w:gridCol w:w="2588"/>
        <w:gridCol w:w="692"/>
        <w:gridCol w:w="2588"/>
        <w:gridCol w:w="912"/>
        <w:gridCol w:w="2588"/>
        <w:gridCol w:w="863"/>
      </w:tblGrid>
      <w:tr w:rsidR="00000000" w14:paraId="6A33BDF1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incidence</w:t>
            </w:r>
          </w:p>
        </w:tc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6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estimate.w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sig.w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E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estimate.s</w:t>
            </w:r>
          </w:p>
        </w:tc>
        <w:tc>
          <w:tcPr>
            <w:tcW w:w="8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sig.s</w:t>
            </w:r>
          </w:p>
        </w:tc>
      </w:tr>
      <w:tr w:rsidR="00000000" w14:paraId="6A33BDFA" w14:textId="77777777" w:rsidTr="00B42377">
        <w:trPr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 [0.034, 0.055]</w:t>
            </w:r>
          </w:p>
        </w:tc>
        <w:tc>
          <w:tcPr>
            <w:tcW w:w="6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 [0.039, 0.057]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 [0.036, 0.050]</w:t>
            </w:r>
          </w:p>
        </w:tc>
        <w:tc>
          <w:tcPr>
            <w:tcW w:w="8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000000" w14:paraId="6A33BE03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 [-0.007, 0.004]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E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DF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 [-0.005, 0.005]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0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 [-0.005, 0.004]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2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00000" w14:paraId="6A33BE0C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 [-0.017, 0.036]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7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 [-0.018, 0.029]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9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 [-0.012, 0.031]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B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00000" w14:paraId="6A33BE15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0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 [-0.008, 0.011]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0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 [-0.006, 0.010]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2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 [-0.006, 0.009]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4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00000" w14:paraId="6A33BE1E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 [0.001, 0.007]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 [0.002, 0.007]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 [0.001, 0.006]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000000" w14:paraId="6A33BE27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1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 [-0.010, 0.002]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2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 [-0.006, 0.005]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4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 [-0.009, 0.000]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6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00000" w14:paraId="6A33BE30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 [0.006, 0.025]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 [0.002, 0.018]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 [0.008, 0.023]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2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000000" w14:paraId="6A33BE39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 [-0.029, 0.005]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4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 [-0.026, -0.001]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-0.012 [-0.026, 0.002]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8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00000" w14:paraId="6A33BE42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hypertension_before_migraine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-0.016 [-0.028, -0.005]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-0.028 [-0.037, -0.018]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3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-0.016 [-0.026, -0.007]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000000" w14:paraId="6A33BE4B" w14:textId="77777777" w:rsidTr="00B42377">
        <w:trPr>
          <w:jc w:val="center"/>
        </w:trPr>
        <w:tc>
          <w:tcPr>
            <w:tcW w:w="1340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258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-0.010 [-0.017, -0.004]</w:t>
            </w:r>
          </w:p>
        </w:tc>
        <w:tc>
          <w:tcPr>
            <w:tcW w:w="692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  <w:tc>
          <w:tcPr>
            <w:tcW w:w="258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 [-0.019, -0.007]</w:t>
            </w:r>
          </w:p>
        </w:tc>
        <w:tc>
          <w:tcPr>
            <w:tcW w:w="912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 [-0.012, -0.003]</w:t>
            </w:r>
          </w:p>
        </w:tc>
        <w:tc>
          <w:tcPr>
            <w:tcW w:w="863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000000" w14:paraId="6A33BE54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 [0.002, 0.009]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4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 [0.004, 0.009]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 [0.002, 0.007]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</w:tr>
      <w:tr w:rsidR="00000000" w14:paraId="6A33BE5D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 [-0.014, 0.017]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8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 [-0.007, 0.014]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A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 [-0.012, 0.014]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C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00000" w14:paraId="6A33BE66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5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 [-0.013, -0.002]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 [-0.013, -0.002]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-0.009 [-0.013, -0.004]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000000" w14:paraId="6A33BE6F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age_10y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 [0.008, 0.011]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 [0.010, 0.013]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 [0.008, 0.011]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6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000000" w14:paraId="6A33BE78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 [-0.005, 0.002]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3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 [-0.006, 0.002]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5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 [-0.004, 0.002]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7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00000" w14:paraId="6A33BE81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 [0.002, 0.013]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 [0.003, 0.014]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7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[0.003, 0.012]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</w:t>
            </w:r>
          </w:p>
        </w:tc>
      </w:tr>
      <w:tr w:rsidR="00000000" w14:paraId="6A33BE8A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[-0.002, 0.018]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5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 [-0.002, 0.027]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7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 [-0.000, 0.017]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9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000000" w14:paraId="6A33BE93" w14:textId="77777777" w:rsidTr="00B42377">
        <w:trPr>
          <w:jc w:val="center"/>
        </w:trPr>
        <w:tc>
          <w:tcPr>
            <w:tcW w:w="13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hypertension_before_stroke</w:t>
            </w: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 [-0.008, 0.006]</w:t>
            </w:r>
          </w:p>
        </w:tc>
        <w:tc>
          <w:tcPr>
            <w:tcW w:w="6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E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8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 [-0.011, 0.005]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0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 [-0.006, 0.005]</w:t>
            </w:r>
          </w:p>
        </w:tc>
        <w:tc>
          <w:tcPr>
            <w:tcW w:w="8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2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6A33BE94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 (sem.mi) Regressions by Age Group, unweighted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06"/>
        <w:gridCol w:w="3383"/>
        <w:gridCol w:w="1095"/>
        <w:gridCol w:w="1096"/>
        <w:gridCol w:w="1096"/>
        <w:gridCol w:w="1096"/>
      </w:tblGrid>
      <w:tr w:rsidR="00DA2D64" w14:paraId="6A33BE9B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0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[65,Inf)</w:t>
            </w:r>
          </w:p>
        </w:tc>
        <w:tc>
          <w:tcPr>
            <w:tcW w:w="10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[50,65)</w:t>
            </w:r>
          </w:p>
        </w:tc>
        <w:tc>
          <w:tcPr>
            <w:tcW w:w="10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[35,50)</w:t>
            </w:r>
          </w:p>
        </w:tc>
        <w:tc>
          <w:tcPr>
            <w:tcW w:w="10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[18,35)</w:t>
            </w:r>
          </w:p>
        </w:tc>
      </w:tr>
      <w:tr w:rsidR="00DA2D64" w14:paraId="6A33BEA2" w14:textId="77777777" w:rsidTr="00B42377">
        <w:trPr>
          <w:jc w:val="center"/>
        </w:trPr>
        <w:tc>
          <w:tcPr>
            <w:tcW w:w="23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migraine_incidence</w:t>
            </w:r>
          </w:p>
        </w:tc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0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10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9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0.046</w:t>
            </w:r>
          </w:p>
        </w:tc>
        <w:tc>
          <w:tcPr>
            <w:tcW w:w="10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10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</w:t>
            </w:r>
          </w:p>
        </w:tc>
      </w:tr>
      <w:tr w:rsidR="00DA2D64" w14:paraId="6A33BEA9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DA2D64" w14:paraId="6A33BEB0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A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DA2D64" w14:paraId="6A33BEB7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</w:tr>
      <w:tr w:rsidR="00DA2D64" w14:paraId="6A33BEBE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-0.007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-0.013</w:t>
            </w:r>
          </w:p>
        </w:tc>
      </w:tr>
      <w:tr w:rsidR="00DA2D64" w14:paraId="6A33BEC5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B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smoke_before_migraine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DA2D64" w14:paraId="6A33BECC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-0.009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-0.017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-0.010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-0.015</w:t>
            </w:r>
          </w:p>
        </w:tc>
      </w:tr>
      <w:tr w:rsidR="00DA2D64" w14:paraId="6A33BED3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migraine_incidence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hypertension_before_migraine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C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-0.015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-0.005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-0.022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</w:tr>
      <w:tr w:rsidR="00DA2D64" w14:paraId="6A33BEDA" w14:textId="77777777" w:rsidTr="00B42377">
        <w:trPr>
          <w:jc w:val="center"/>
        </w:trPr>
        <w:tc>
          <w:tcPr>
            <w:tcW w:w="230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stroke_incidence</w:t>
            </w:r>
          </w:p>
        </w:tc>
        <w:tc>
          <w:tcPr>
            <w:tcW w:w="3383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095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-0.023</w:t>
            </w:r>
          </w:p>
        </w:tc>
        <w:tc>
          <w:tcPr>
            <w:tcW w:w="109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9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-0.010</w:t>
            </w:r>
          </w:p>
        </w:tc>
        <w:tc>
          <w:tcPr>
            <w:tcW w:w="1096" w:type="dxa"/>
            <w:tcBorders>
              <w:top w:val="single" w:sz="8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DA2D64" w14:paraId="6A33BEE1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D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DA2D64" w14:paraId="6A33BEE8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</w:tr>
      <w:tr w:rsidR="00DA2D64" w14:paraId="6A33BEEF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-0.015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E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DA2D64" w14:paraId="6A33BEF6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DA2D64" w14:paraId="6A33BEFD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smoke_before_stroke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DA2D64" w14:paraId="6A33BF04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EF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</w:tr>
      <w:tr w:rsidR="00DA2D64" w14:paraId="6A33BF0B" w14:textId="77777777" w:rsidTr="00B42377">
        <w:trPr>
          <w:jc w:val="center"/>
        </w:trPr>
        <w:tc>
          <w:tcPr>
            <w:tcW w:w="23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stroke_incidence</w:t>
            </w:r>
          </w:p>
        </w:tc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hypertension_before_stroke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</w:tbl>
    <w:p w14:paraId="6A33BF0C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 Models - Fit Info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49"/>
        <w:gridCol w:w="1818"/>
        <w:gridCol w:w="1818"/>
        <w:gridCol w:w="1818"/>
        <w:gridCol w:w="1818"/>
      </w:tblGrid>
      <w:tr w:rsidR="00DA2D64" w14:paraId="6A33BF12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4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fit_metric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all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0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wgh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sns</w:t>
            </w:r>
          </w:p>
        </w:tc>
      </w:tr>
      <w:tr w:rsidR="00DA2D64" w14:paraId="6A33BF18" w14:textId="77777777" w:rsidTr="00B42377">
        <w:trPr>
          <w:jc w:val="center"/>
        </w:trPr>
        <w:tc>
          <w:tcPr>
            <w:tcW w:w="54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RMSEA: Root Mean Square Error of Approximation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0.077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0.075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8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0.057</w:t>
            </w:r>
          </w:p>
        </w:tc>
      </w:tr>
      <w:tr w:rsidR="00DA2D64" w14:paraId="6A33BF1E" w14:textId="77777777" w:rsidTr="00B42377">
        <w:trPr>
          <w:jc w:val="center"/>
        </w:trPr>
        <w:tc>
          <w:tcPr>
            <w:tcW w:w="54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SRMSR: Standardized Root Mean Square Residual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0.045</w:t>
            </w:r>
          </w:p>
        </w:tc>
      </w:tr>
      <w:tr w:rsidR="00DA2D64" w14:paraId="6A33BF24" w14:textId="77777777" w:rsidTr="00B42377">
        <w:trPr>
          <w:jc w:val="center"/>
        </w:trPr>
        <w:tc>
          <w:tcPr>
            <w:tcW w:w="54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1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AIC:   Akaike Information Criterion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2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1,705,976.309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2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1,739,841.637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2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1,542,413.345</w:t>
            </w:r>
          </w:p>
        </w:tc>
        <w:tc>
          <w:tcPr>
            <w:tcW w:w="18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2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1,847,887.547</w:t>
            </w:r>
          </w:p>
        </w:tc>
      </w:tr>
    </w:tbl>
    <w:p w14:paraId="6A33BF25" w14:textId="77777777" w:rsidR="00DA2D64" w:rsidRDefault="00000000">
      <w:pPr>
        <w:pStyle w:val="Heading2"/>
      </w:pPr>
      <w:bookmarkStart w:id="5" w:name="sem-gender-statistics-and-plots"/>
      <w:bookmarkEnd w:id="4"/>
      <w:r>
        <w:lastRenderedPageBreak/>
        <w:t>SEM: Gender Statistics and Plots</w:t>
      </w:r>
    </w:p>
    <w:p w14:paraId="6A33BF26" w14:textId="77777777" w:rsidR="00DA2D64" w:rsidRDefault="00000000">
      <w:pPr>
        <w:pStyle w:val="SourceCode"/>
      </w:pPr>
      <w:r>
        <w:rPr>
          <w:rStyle w:val="VerbatimChar"/>
        </w:rPr>
        <w:t>Warning: 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</w:p>
    <w:p w14:paraId="6A33BF27" w14:textId="77777777" w:rsidR="00DA2D64" w:rsidRDefault="00000000">
      <w:pPr>
        <w:pStyle w:val="SourceCode"/>
      </w:pPr>
      <w:r>
        <w:rPr>
          <w:rStyle w:val="VerbatimChar"/>
        </w:rPr>
        <w:t>Warning: Removed 15 rows containing missing values or values outside the scale range</w:t>
      </w:r>
      <w:r>
        <w:br/>
      </w:r>
      <w:r>
        <w:rPr>
          <w:rStyle w:val="VerbatimChar"/>
        </w:rPr>
        <w:t>(`geom_label()`).</w:t>
      </w:r>
    </w:p>
    <w:p w14:paraId="6A33BF28" w14:textId="77777777" w:rsidR="00DA2D64" w:rsidRDefault="00000000">
      <w:pPr>
        <w:pStyle w:val="SourceCode"/>
      </w:pPr>
      <w:r>
        <w:rPr>
          <w:rStyle w:val="VerbatimChar"/>
        </w:rPr>
        <w:t>Warning: 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lastRenderedPageBreak/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</w:p>
    <w:p w14:paraId="6A33BF29" w14:textId="77777777" w:rsidR="00DA2D64" w:rsidRDefault="00000000">
      <w:pPr>
        <w:pStyle w:val="SourceCode"/>
      </w:pPr>
      <w:r>
        <w:rPr>
          <w:rStyle w:val="VerbatimChar"/>
        </w:rPr>
        <w:t>Warning: Removed 15 rows containing missing values or values outside the scale range</w:t>
      </w:r>
      <w:r>
        <w:br/>
      </w:r>
      <w:r>
        <w:rPr>
          <w:rStyle w:val="VerbatimChar"/>
        </w:rPr>
        <w:t>(`geom_label()`).</w:t>
      </w:r>
    </w:p>
    <w:p w14:paraId="6A33BF2A" w14:textId="77777777" w:rsidR="00DA2D6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A33C115" wp14:editId="6A33C116">
            <wp:extent cx="5334000" cy="5334000"/>
            <wp:effectExtent l="0" t="0" r="0" b="0"/>
            <wp:docPr id="14" name="Picture" descr="TR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Process_files/Results_Plot_SEM_Sensitivit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3BF2B" w14:textId="77777777" w:rsidR="00DA2D64" w:rsidRDefault="00000000">
      <w:pPr>
        <w:pStyle w:val="ImageCaption"/>
      </w:pPr>
      <w:r>
        <w:t>TRUE</w:t>
      </w:r>
    </w:p>
    <w:p w14:paraId="6A33BF2C" w14:textId="77777777" w:rsidR="00DA2D64" w:rsidRDefault="00000000">
      <w:pPr>
        <w:pStyle w:val="SourceCode"/>
      </w:pPr>
      <w:r>
        <w:rPr>
          <w:rStyle w:val="VerbatimChar"/>
        </w:rPr>
        <w:t>Warning: Removed 20 rows containing missing values or values outside the scale range</w:t>
      </w:r>
      <w:r>
        <w:br/>
      </w:r>
      <w:r>
        <w:rPr>
          <w:rStyle w:val="VerbatimChar"/>
        </w:rPr>
        <w:t>(`geom_path()`).</w:t>
      </w:r>
    </w:p>
    <w:p w14:paraId="6A33BF2D" w14:textId="77777777" w:rsidR="00DA2D64" w:rsidRDefault="00000000">
      <w:pPr>
        <w:pStyle w:val="SourceCode"/>
      </w:pPr>
      <w:r>
        <w:rPr>
          <w:rStyle w:val="VerbatimChar"/>
        </w:rPr>
        <w:t>Warning: 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lastRenderedPageBreak/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</w:p>
    <w:p w14:paraId="6A33BF2E" w14:textId="77777777" w:rsidR="00DA2D64" w:rsidRDefault="00000000">
      <w:pPr>
        <w:pStyle w:val="SourceCode"/>
      </w:pPr>
      <w:r>
        <w:rPr>
          <w:rStyle w:val="VerbatimChar"/>
        </w:rPr>
        <w:t>Warning: Removed 13 rows containing missing values or values outside the scale range</w:t>
      </w:r>
      <w:r>
        <w:br/>
      </w:r>
      <w:r>
        <w:rPr>
          <w:rStyle w:val="VerbatimChar"/>
        </w:rPr>
        <w:t>(`geom_label()`).</w:t>
      </w:r>
    </w:p>
    <w:p w14:paraId="6A33BF2F" w14:textId="77777777" w:rsidR="00DA2D64" w:rsidRDefault="00000000">
      <w:pPr>
        <w:pStyle w:val="SourceCode"/>
      </w:pPr>
      <w:r>
        <w:rPr>
          <w:rStyle w:val="VerbatimChar"/>
        </w:rPr>
        <w:t>Warning: 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  <w:r>
        <w:br/>
      </w:r>
      <w:r>
        <w:rPr>
          <w:rStyle w:val="VerbatimChar"/>
        </w:rPr>
        <w:t>Removed 20 rows containing missing values or values outside the scale range</w:t>
      </w:r>
      <w:r>
        <w:br/>
      </w:r>
      <w:r>
        <w:rPr>
          <w:rStyle w:val="VerbatimChar"/>
        </w:rPr>
        <w:t>(`geom_path()`).</w:t>
      </w:r>
    </w:p>
    <w:p w14:paraId="6A33BF30" w14:textId="77777777" w:rsidR="00DA2D64" w:rsidRDefault="00000000">
      <w:pPr>
        <w:pStyle w:val="SourceCode"/>
      </w:pPr>
      <w:r>
        <w:rPr>
          <w:rStyle w:val="VerbatimChar"/>
        </w:rPr>
        <w:t>Warning: Removed 13 rows containing missing values or values outside the scale range</w:t>
      </w:r>
      <w:r>
        <w:br/>
      </w:r>
      <w:r>
        <w:rPr>
          <w:rStyle w:val="VerbatimChar"/>
        </w:rPr>
        <w:t>(`geom_label()`).</w:t>
      </w:r>
    </w:p>
    <w:p w14:paraId="6A33BF31" w14:textId="77777777" w:rsidR="00DA2D6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A33C117" wp14:editId="6A33C118">
            <wp:extent cx="5334000" cy="5334000"/>
            <wp:effectExtent l="0" t="0" r="0" b="0"/>
            <wp:docPr id="17" name="Picture" descr="TR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Process_files/Results_Plot_SE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3BF32" w14:textId="77777777" w:rsidR="00DA2D64" w:rsidRDefault="00000000">
      <w:pPr>
        <w:pStyle w:val="ImageCaption"/>
      </w:pPr>
      <w:r>
        <w:t>TRUE</w:t>
      </w:r>
    </w:p>
    <w:p w14:paraId="6A33BF33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SEM: Mean latent gender by sex_binary (main model)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95"/>
        <w:gridCol w:w="1475"/>
        <w:gridCol w:w="2062"/>
      </w:tblGrid>
      <w:tr w:rsidR="00DA2D64" w14:paraId="6A33BF37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9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20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</w:tr>
      <w:tr w:rsidR="00DA2D64" w14:paraId="6A33BF3B" w14:textId="77777777" w:rsidTr="00B42377">
        <w:trPr>
          <w:jc w:val="center"/>
        </w:trPr>
        <w:tc>
          <w:tcPr>
            <w:tcW w:w="109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Sex_M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6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0.000003155898</w:t>
            </w:r>
          </w:p>
        </w:tc>
      </w:tr>
      <w:tr w:rsidR="00DA2D64" w14:paraId="6A33BF3F" w14:textId="77777777" w:rsidTr="00B42377">
        <w:trPr>
          <w:jc w:val="center"/>
        </w:trPr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Sex_F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6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3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0.999996830311</w:t>
            </w:r>
          </w:p>
        </w:tc>
      </w:tr>
    </w:tbl>
    <w:p w14:paraId="6A33BF40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SEM: Mean/SD for latent gender by sex_binary (age group stratified model)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19"/>
        <w:gridCol w:w="1475"/>
        <w:gridCol w:w="1768"/>
        <w:gridCol w:w="1450"/>
      </w:tblGrid>
      <w:tr w:rsidR="00DA2D64" w14:paraId="6A33BF45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age_group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mean_gender</w:t>
            </w:r>
          </w:p>
        </w:tc>
        <w:tc>
          <w:tcPr>
            <w:tcW w:w="14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sd_gender</w:t>
            </w:r>
          </w:p>
        </w:tc>
      </w:tr>
      <w:tr w:rsidR="00DA2D64" w14:paraId="6A33BF4A" w14:textId="77777777" w:rsidTr="00B42377">
        <w:trPr>
          <w:jc w:val="center"/>
        </w:trPr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Ages_[18,35)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Sex_F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1.465</w:t>
            </w:r>
          </w:p>
        </w:tc>
      </w:tr>
      <w:tr w:rsidR="00DA2D64" w14:paraId="6A33BF4F" w14:textId="77777777" w:rsidTr="00B423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Ages_[18,35)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Sex_M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4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0.535</w:t>
            </w:r>
          </w:p>
        </w:tc>
      </w:tr>
      <w:tr w:rsidR="00DA2D64" w14:paraId="6A33BF54" w14:textId="77777777" w:rsidTr="00B423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Ages_[35,50)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Sex_F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0.655</w:t>
            </w:r>
          </w:p>
        </w:tc>
      </w:tr>
      <w:tr w:rsidR="00DA2D64" w14:paraId="6A33BF59" w14:textId="77777777" w:rsidTr="00B423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Ages_[35,50)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Sex_M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0.506</w:t>
            </w:r>
          </w:p>
        </w:tc>
      </w:tr>
      <w:tr w:rsidR="00DA2D64" w14:paraId="6A33BF5E" w14:textId="77777777" w:rsidTr="00B423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Ages_[50,65)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Sex_F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0.659</w:t>
            </w:r>
          </w:p>
        </w:tc>
      </w:tr>
      <w:tr w:rsidR="00DA2D64" w14:paraId="6A33BF63" w14:textId="77777777" w:rsidTr="00B423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5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Ages_[50,65)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Sex_M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0.751</w:t>
            </w:r>
          </w:p>
        </w:tc>
      </w:tr>
      <w:tr w:rsidR="00DA2D64" w14:paraId="6A33BF68" w14:textId="77777777" w:rsidTr="00B423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Ages_[65,Inf)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Sex_F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0.565</w:t>
            </w:r>
          </w:p>
        </w:tc>
      </w:tr>
      <w:tr w:rsidR="00DA2D64" w14:paraId="6A33BF6D" w14:textId="77777777" w:rsidTr="00B42377">
        <w:trPr>
          <w:jc w:val="center"/>
        </w:trPr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Ages_[65,Inf)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Sex_M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6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0.727</w:t>
            </w:r>
          </w:p>
        </w:tc>
      </w:tr>
    </w:tbl>
    <w:p w14:paraId="6A33BF6E" w14:textId="77777777" w:rsidR="00DA2D64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A33C119" wp14:editId="6A33C11A">
            <wp:extent cx="5334000" cy="5334000"/>
            <wp:effectExtent l="0" t="0" r="0" b="0"/>
            <wp:docPr id="20" name="Picture" descr="TR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Process_files/Results_Plot_SEM_Gender_by_Sex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3C11B" wp14:editId="6A33C11C">
            <wp:extent cx="5334000" cy="5334000"/>
            <wp:effectExtent l="0" t="0" r="0" b="0"/>
            <wp:docPr id="23" name="Picture" descr="TR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rocess_files/Results_Plot_SEM_Gender_by_Sex_by_Imm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 GDM: Fit</w:t>
      </w:r>
    </w:p>
    <w:p w14:paraId="6A33BF6F" w14:textId="77777777" w:rsidR="00DA2D64" w:rsidRDefault="00000000">
      <w:pPr>
        <w:pStyle w:val="SourceCode"/>
      </w:pPr>
      <w:r>
        <w:rPr>
          <w:rStyle w:val="VerbatimChar"/>
        </w:rPr>
        <w:t>[1] "GDM Model (stratification by age group), common outcomes model (without age)"</w:t>
      </w:r>
    </w:p>
    <w:p w14:paraId="6A33BF70" w14:textId="77777777" w:rsidR="00DA2D64" w:rsidRDefault="00000000">
      <w:pPr>
        <w:pStyle w:val="SourceCode"/>
      </w:pPr>
      <w:r>
        <w:br/>
      </w:r>
      <w:r>
        <w:rPr>
          <w:rStyle w:val="VerbatimChar"/>
        </w:rPr>
        <w:t xml:space="preserve">  sex_binary ~ age_group * ((daily_hours_housework_weekdays + daily_hours_childcare_weekdays) * (num_children_in_household + partner) +</w:t>
      </w:r>
      <w:r>
        <w:br/>
      </w:r>
      <w:r>
        <w:rPr>
          <w:rStyle w:val="VerbatimChar"/>
        </w:rPr>
        <w:t xml:space="preserve">                            (current_monthly_gross_labor_income + gross_hourly_wage) * east_german_residence + employment_status_imp +</w:t>
      </w:r>
      <w:r>
        <w:br/>
      </w:r>
      <w:r>
        <w:rPr>
          <w:rStyle w:val="VerbatimChar"/>
        </w:rPr>
        <w:t xml:space="preserve">                            highest_educational_degree + risk_taking_scale + political_interest + current_mat_parent_leave + num_physician_visits)</w:t>
      </w:r>
    </w:p>
    <w:p w14:paraId="6A33BF71" w14:textId="77777777" w:rsidR="00DA2D64" w:rsidRDefault="00000000">
      <w:pPr>
        <w:pStyle w:val="SourceCode"/>
      </w:pPr>
      <w:r>
        <w:br/>
      </w:r>
      <w:r>
        <w:rPr>
          <w:rStyle w:val="VerbatimChar"/>
        </w:rPr>
        <w:t xml:space="preserve">  migraine_incidence ~ sex_binary + gender + sex_or + partner + immigration_history +</w:t>
      </w:r>
      <w:r>
        <w:br/>
      </w:r>
      <w:r>
        <w:rPr>
          <w:rStyle w:val="VerbatimChar"/>
        </w:rPr>
        <w:lastRenderedPageBreak/>
        <w:t xml:space="preserve">                       smoke_before_migraine + diabetes_before_migraine + hypertension_before_migraine</w:t>
      </w:r>
    </w:p>
    <w:p w14:paraId="6A33BF72" w14:textId="77777777" w:rsidR="00DA2D64" w:rsidRDefault="00000000">
      <w:pPr>
        <w:pStyle w:val="SourceCode"/>
      </w:pPr>
      <w:r>
        <w:br/>
      </w:r>
      <w:r>
        <w:rPr>
          <w:rStyle w:val="VerbatimChar"/>
        </w:rPr>
        <w:t xml:space="preserve">  stroke_incidence   ~ sex_binary + gender + sex_or + partner + immigration_history +</w:t>
      </w:r>
      <w:r>
        <w:br/>
      </w:r>
      <w:r>
        <w:rPr>
          <w:rStyle w:val="VerbatimChar"/>
        </w:rPr>
        <w:t xml:space="preserve">                       smoke_before_stroke   + diabetes_before_stroke   + hypertension_before_stroke</w:t>
      </w:r>
    </w:p>
    <w:p w14:paraId="6A33BF73" w14:textId="77777777" w:rsidR="00DA2D64" w:rsidRDefault="00000000">
      <w:pPr>
        <w:pStyle w:val="CaptionedFigure"/>
      </w:pPr>
      <w:r>
        <w:rPr>
          <w:noProof/>
        </w:rPr>
        <w:drawing>
          <wp:inline distT="0" distB="0" distL="0" distR="0" wp14:anchorId="6A33C11D" wp14:editId="6A33C11E">
            <wp:extent cx="5334000" cy="5334000"/>
            <wp:effectExtent l="0" t="0" r="0" b="0"/>
            <wp:docPr id="26" name="Picture" descr="TR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Process_files/Results_Plot_GDM_Gender_by_Sex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3BF74" w14:textId="77777777" w:rsidR="00DA2D64" w:rsidRDefault="00000000">
      <w:pPr>
        <w:pStyle w:val="ImageCaption"/>
      </w:pPr>
      <w:r>
        <w:t>TRUE</w:t>
      </w:r>
    </w:p>
    <w:p w14:paraId="6A33BF75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Migraine Incidence, 65+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83"/>
        <w:gridCol w:w="1242"/>
        <w:gridCol w:w="2368"/>
        <w:gridCol w:w="961"/>
      </w:tblGrid>
      <w:tr w:rsidR="00DA2D64" w14:paraId="6A33BF7A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7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7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7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7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</w:t>
            </w:r>
          </w:p>
        </w:tc>
      </w:tr>
      <w:tr w:rsidR="00DA2D64" w14:paraId="6A33BF7F" w14:textId="77777777" w:rsidTr="00B42377">
        <w:trPr>
          <w:jc w:val="center"/>
        </w:trPr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7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7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7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4.485 [4.234, 4.736]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7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84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1.634 [1.324, 1.944]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89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1.519 [1.460, 1.578]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8E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1.191 [1.121, 1.261]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93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8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1.159 [0.972, 1.347]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2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BF98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1.059 [1.018, 1.101]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9D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0.781 [0.738, 0.824]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A2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9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(+1)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0.777 [0.712, 0.842]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A7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0.728 [0.699, 0.756]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6A33BFA8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Migraine Incidence, 50-64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83"/>
        <w:gridCol w:w="1242"/>
        <w:gridCol w:w="2368"/>
        <w:gridCol w:w="961"/>
      </w:tblGrid>
      <w:tr w:rsidR="00DA2D64" w14:paraId="6A33BFAD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</w:t>
            </w:r>
          </w:p>
        </w:tc>
      </w:tr>
      <w:tr w:rsidR="00DA2D64" w14:paraId="6A33BFB2" w14:textId="77777777" w:rsidTr="00B42377">
        <w:trPr>
          <w:jc w:val="center"/>
        </w:trPr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A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2.659 [2.534, 2.785]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B7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(+1)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1.448 [1.354, 1.543]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BC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1.260 [1.218, 1.302]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C1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B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1.141 [1.094, 1.189]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C6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1.121 [1.004, 1.238]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CB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1.017 [0.902, 1.133]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A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BFD0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 [0.888, 0.953]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C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D5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0.806 [0.747, 0.866]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DA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0.622 [0.596, 0.647]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6A33BFDB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Migraine Incidence, 35-50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83"/>
        <w:gridCol w:w="1242"/>
        <w:gridCol w:w="2368"/>
        <w:gridCol w:w="961"/>
      </w:tblGrid>
      <w:tr w:rsidR="00DA2D64" w14:paraId="6A33BFE0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D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</w:t>
            </w:r>
          </w:p>
        </w:tc>
      </w:tr>
      <w:tr w:rsidR="00DA2D64" w14:paraId="6A33BFE5" w14:textId="77777777" w:rsidTr="00B42377">
        <w:trPr>
          <w:jc w:val="center"/>
        </w:trPr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2.616 [2.480, 2.752]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EA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1.556 [1.500, 1.612]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EF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(+1)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1.214 [1.129, 1.299]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E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F4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1.164 [1.054, 1.273]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F9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0.909 [0.846, 0.973]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BFFE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0.889 [0.837, 0.941]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03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BFF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partner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0.889 [0.855, 0.923]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08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0.689 [0.660, 0.718]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0D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0.620 [0.538, 0.702]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6A33C00E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Migraine Incidence, 18-35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83"/>
        <w:gridCol w:w="1242"/>
        <w:gridCol w:w="2368"/>
        <w:gridCol w:w="961"/>
      </w:tblGrid>
      <w:tr w:rsidR="00DA2D64" w14:paraId="6A33C013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0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</w:t>
            </w:r>
          </w:p>
        </w:tc>
      </w:tr>
      <w:tr w:rsidR="00DA2D64" w14:paraId="6A33C018" w14:textId="77777777" w:rsidTr="00B42377">
        <w:trPr>
          <w:jc w:val="center"/>
        </w:trPr>
        <w:tc>
          <w:tcPr>
            <w:tcW w:w="3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2.295 [2.170, 2.420]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1D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(+1)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1.614 [1.438, 1.791]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22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1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1.487 [1.373, 1.601]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27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1.364 [1.296, 1.433]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2C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1.263 [1.204, 1.321]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31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2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1.026 [0.967, 1.084]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0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36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 [0.882, 1.118]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5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3B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diabetes_before_migraine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0.536 [0.370, 0.702]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40" w14:textId="77777777" w:rsidTr="00B42377">
        <w:trPr>
          <w:jc w:val="center"/>
        </w:trPr>
        <w:tc>
          <w:tcPr>
            <w:tcW w:w="3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0.232 [0.210, 0.253]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3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6A33C041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Stroke Incidence, 65+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38"/>
        <w:gridCol w:w="1242"/>
        <w:gridCol w:w="2368"/>
        <w:gridCol w:w="961"/>
      </w:tblGrid>
      <w:tr w:rsidR="00DA2D64" w14:paraId="6A33C046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</w:t>
            </w:r>
          </w:p>
        </w:tc>
      </w:tr>
      <w:tr w:rsidR="00DA2D64" w14:paraId="6A33C04B" w14:textId="77777777" w:rsidTr="00B42377">
        <w:trPr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smoke_before_stroke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1.647 [1.585, 1.709]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50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1.173 [1.122, 1.223]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4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55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1.070 [0.806, 1.333]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4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5A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1.002 [0.964, 1.039]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9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5F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0.928 [0.780, 1.075]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5E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64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0.890 [0.835, 0.946]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69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0.852 [0.814, 0.891]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6E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0.667 [0.641, 0.693]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73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6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(+1)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0.648 [0.593, 0.703]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6A33C074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Stroke Incidence, 50-64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38"/>
        <w:gridCol w:w="1242"/>
        <w:gridCol w:w="2368"/>
        <w:gridCol w:w="961"/>
      </w:tblGrid>
      <w:tr w:rsidR="00DA2D64" w14:paraId="6A33C079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</w:t>
            </w:r>
          </w:p>
        </w:tc>
      </w:tr>
      <w:tr w:rsidR="00DA2D64" w14:paraId="6A33C07E" w14:textId="77777777" w:rsidTr="00B42377">
        <w:trPr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smoke_before_stroke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2.401 [2.215, 2.586]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83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7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1.853 [1.672, 2.033]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88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1.634 [1.314, 1.955]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8D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1.472 [1.361, 1.584]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92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8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1.079 [0.978, 1.181]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1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97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1.022 [0.762, 1.282]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6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9C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(+1)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0.946 [0.800, 1.092]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B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A1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9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0.887 [0.817, 0.957]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A6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0.646 [0.585, 0.706]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6A33C0A7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Stroke Incidence, 35-50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38"/>
        <w:gridCol w:w="1242"/>
        <w:gridCol w:w="2368"/>
        <w:gridCol w:w="961"/>
      </w:tblGrid>
      <w:tr w:rsidR="00DA2D64" w14:paraId="6A33C0AC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</w:t>
            </w:r>
          </w:p>
        </w:tc>
      </w:tr>
      <w:tr w:rsidR="00DA2D64" w14:paraId="6A33C0B1" w14:textId="77777777" w:rsidTr="00B42377">
        <w:trPr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A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3.601 [2.728, 4.473]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B6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2.426 [2.032, 2.821]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BB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1.722 [1.417, 2.028]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C0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0.923 [0.743, 1.103]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BF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C5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(+1)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0.855 [0.589, 1.122]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4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CA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0.526 [0.446, 0.605]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CF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0.264 [0.146, 0.381]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C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D4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0.134 [0.002, 0.267]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D9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(2) / (0)</w:t>
            </w:r>
          </w:p>
        </w:tc>
        <w:tc>
          <w:tcPr>
            <w:tcW w:w="23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 [0.089, 0.172]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6A33C0DA" w14:textId="77777777" w:rsidR="00DA2D64" w:rsidRDefault="00000000">
      <w:pPr>
        <w:pStyle w:val="SourceCode"/>
      </w:pPr>
      <w:r>
        <w:rPr>
          <w:rStyle w:val="VerbatimChar"/>
        </w:rPr>
        <w:t>Warning: glm.fit: Angepasste Wahrscheinlichkeiten mit numerischem Wert 0 oder 1</w:t>
      </w:r>
      <w:r>
        <w:br/>
      </w:r>
      <w:r>
        <w:rPr>
          <w:rStyle w:val="VerbatimChar"/>
        </w:rPr>
        <w:t>aufgetreten</w:t>
      </w:r>
    </w:p>
    <w:p w14:paraId="6A33C0DB" w14:textId="77777777" w:rsidR="00DA2D64" w:rsidRDefault="00000000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Stroke Incidence, 18-35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38"/>
        <w:gridCol w:w="1242"/>
        <w:gridCol w:w="2613"/>
        <w:gridCol w:w="961"/>
      </w:tblGrid>
      <w:tr w:rsidR="00DA2D64" w14:paraId="6A33C0E0" w14:textId="77777777" w:rsidTr="00B42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26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D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Signif</w:t>
            </w:r>
          </w:p>
        </w:tc>
      </w:tr>
      <w:tr w:rsidR="00DA2D64" w14:paraId="6A33C0E5" w14:textId="77777777" w:rsidTr="00B42377">
        <w:trPr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(+1)</w:t>
            </w:r>
          </w:p>
        </w:tc>
        <w:tc>
          <w:tcPr>
            <w:tcW w:w="26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17.840 [2.636, 33.044]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EA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8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4.382 [2.249, 6.515]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EF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smoke_before_stroke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D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4.106 [2.525, 5.687]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EE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F4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2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2.757 [1.652, 3.863]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3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0F9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sex_binary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1.375 [0.767, 1.984]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8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0FE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0.806 [0.476, 1.135]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D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103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0FF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immigration_history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0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(2) / (0)</w:t>
            </w:r>
          </w:p>
        </w:tc>
        <w:tc>
          <w:tcPr>
            <w:tcW w:w="2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1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0.800 [0.386, 1.214]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2" w14:textId="77777777" w:rsidR="00DA2D64" w:rsidRDefault="00DA2D6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A2D64" w14:paraId="6A33C108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4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sex_or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5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6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 [-0.000, 0.000]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7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  <w:tr w:rsidR="00DA2D64" w14:paraId="6A33C10D" w14:textId="77777777" w:rsidTr="00B423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9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diabetes_before_stroke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A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(1) / (0)</w:t>
            </w:r>
          </w:p>
        </w:tc>
        <w:tc>
          <w:tcPr>
            <w:tcW w:w="26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B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 [-0.000, 0.000]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3C10C" w14:textId="77777777" w:rsidR="00DA2D6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</w:t>
            </w:r>
          </w:p>
        </w:tc>
      </w:tr>
    </w:tbl>
    <w:p w14:paraId="6A33C10E" w14:textId="77777777" w:rsidR="00DA2D64" w:rsidRDefault="00000000">
      <w:pPr>
        <w:pStyle w:val="Heading2"/>
      </w:pPr>
      <w:bookmarkStart w:id="6" w:name="sem-model-details"/>
      <w:bookmarkEnd w:id="5"/>
      <w:r>
        <w:t>SEM model details</w:t>
      </w:r>
    </w:p>
    <w:p w14:paraId="6A33C10F" w14:textId="77777777" w:rsidR="00DA2D64" w:rsidRDefault="00000000">
      <w:pPr>
        <w:pStyle w:val="SourceCode"/>
      </w:pPr>
      <w:r>
        <w:rPr>
          <w:rStyle w:val="VerbatimChar"/>
        </w:rPr>
        <w:t>lavaan.mi object fit to 20 imputed data sets using:</w:t>
      </w:r>
      <w:r>
        <w:br/>
      </w:r>
      <w:r>
        <w:rPr>
          <w:rStyle w:val="VerbatimChar"/>
        </w:rPr>
        <w:t xml:space="preserve"> - lavaan    (0.6-21)</w:t>
      </w:r>
      <w:r>
        <w:br/>
      </w:r>
      <w:r>
        <w:rPr>
          <w:rStyle w:val="VerbatimChar"/>
        </w:rPr>
        <w:t xml:space="preserve"> - lavaan.mi (0.1-0)</w:t>
      </w:r>
      <w:r>
        <w:br/>
      </w:r>
      <w:r>
        <w:rPr>
          <w:rStyle w:val="VerbatimChar"/>
        </w:rPr>
        <w:t xml:space="preserve">See class?lavaan.mi help page for available methods. </w:t>
      </w:r>
      <w:r>
        <w:br/>
      </w:r>
      <w:r>
        <w:br/>
      </w:r>
      <w:r>
        <w:rPr>
          <w:rStyle w:val="VerbatimChar"/>
        </w:rPr>
        <w:t>Convergence information:</w:t>
      </w:r>
      <w:r>
        <w:br/>
      </w:r>
      <w:r>
        <w:rPr>
          <w:rStyle w:val="VerbatimChar"/>
        </w:rPr>
        <w:t>The model converged on 20 imputed data sets.</w:t>
      </w:r>
      <w:r>
        <w:br/>
      </w:r>
      <w:r>
        <w:rPr>
          <w:rStyle w:val="VerbatimChar"/>
        </w:rPr>
        <w:t>Standard errors were available for all imputations.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 50</w:t>
      </w:r>
      <w:r>
        <w:br/>
      </w:r>
      <w:r>
        <w:br/>
      </w:r>
      <w:r>
        <w:rPr>
          <w:rStyle w:val="VerbatimChar"/>
        </w:rPr>
        <w:t xml:space="preserve">  Number of observations                         51370</w:t>
      </w:r>
      <w:r>
        <w:br/>
      </w:r>
      <w:r>
        <w:br/>
      </w:r>
      <w:r>
        <w:rPr>
          <w:rStyle w:val="VerbatimChar"/>
        </w:rPr>
        <w:t>Model Test User Model:</w:t>
      </w:r>
      <w:r>
        <w:br/>
      </w:r>
      <w:r>
        <w:br/>
      </w:r>
      <w:r>
        <w:rPr>
          <w:rStyle w:val="VerbatimChar"/>
        </w:rPr>
        <w:t xml:space="preserve">  Test statistic                             56313.294</w:t>
      </w:r>
      <w:r>
        <w:br/>
      </w:r>
      <w:r>
        <w:rPr>
          <w:rStyle w:val="VerbatimChar"/>
        </w:rPr>
        <w:t xml:space="preserve">  Degrees of freedom                               184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rPr>
          <w:rStyle w:val="VerbatimChar"/>
        </w:rPr>
        <w:t xml:space="preserve">  Pooling method                                    D4</w:t>
      </w:r>
      <w:r>
        <w:br/>
      </w:r>
      <w:r>
        <w:br/>
      </w:r>
      <w:r>
        <w:rPr>
          <w:rStyle w:val="VerbatimChar"/>
        </w:rPr>
        <w:t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93480.139</w:t>
      </w:r>
      <w:r>
        <w:br/>
      </w:r>
      <w:r>
        <w:rPr>
          <w:rStyle w:val="VerbatimChar"/>
        </w:rPr>
        <w:t xml:space="preserve">  Degrees of freedom                               222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0.398</w:t>
      </w:r>
      <w:r>
        <w:br/>
      </w:r>
      <w:r>
        <w:rPr>
          <w:rStyle w:val="VerbatimChar"/>
        </w:rPr>
        <w:t xml:space="preserve">  Tucker-Lewis Index (TLI)                       0.274</w:t>
      </w:r>
      <w:r>
        <w:br/>
      </w:r>
      <w:r>
        <w:br/>
      </w:r>
      <w:r>
        <w:rPr>
          <w:rStyle w:val="VerbatimChar"/>
        </w:rPr>
        <w:lastRenderedPageBreak/>
        <w:t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-852938.155</w:t>
      </w:r>
      <w:r>
        <w:br/>
      </w:r>
      <w:r>
        <w:rPr>
          <w:rStyle w:val="VerbatimChar"/>
        </w:rPr>
        <w:t xml:space="preserve">  Loglikelihood unrestricted model (H1)    -818979.362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1705976.309</w:t>
      </w:r>
      <w:r>
        <w:br/>
      </w:r>
      <w:r>
        <w:rPr>
          <w:rStyle w:val="VerbatimChar"/>
        </w:rPr>
        <w:t xml:space="preserve">  Bayesian (BIC)                           1706418.650</w:t>
      </w:r>
      <w:r>
        <w:br/>
      </w:r>
      <w:r>
        <w:rPr>
          <w:rStyle w:val="VerbatimChar"/>
        </w:rPr>
        <w:t xml:space="preserve">  Sample-size adjusted Bayesian (SABIC)    1706259.749</w:t>
      </w:r>
      <w:r>
        <w:br/>
      </w:r>
      <w:r>
        <w:br/>
      </w:r>
      <w:r>
        <w:rPr>
          <w:rStyle w:val="VerbatimChar"/>
        </w:rPr>
        <w:t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0.077</w:t>
      </w:r>
      <w:r>
        <w:br/>
      </w:r>
      <w:r>
        <w:rPr>
          <w:rStyle w:val="VerbatimChar"/>
        </w:rPr>
        <w:t xml:space="preserve">  90 Percent confidence interval - lower         0.077</w:t>
      </w:r>
      <w:r>
        <w:br/>
      </w:r>
      <w:r>
        <w:rPr>
          <w:rStyle w:val="VerbatimChar"/>
        </w:rPr>
        <w:t xml:space="preserve">  90 Percent confidence interval - upper         0.078</w:t>
      </w:r>
      <w:r>
        <w:br/>
      </w:r>
      <w:r>
        <w:rPr>
          <w:rStyle w:val="VerbatimChar"/>
        </w:rPr>
        <w:t xml:space="preserve">  P-value H_0: RMSEA &lt;= 0.050                    0.000</w:t>
      </w:r>
      <w:r>
        <w:br/>
      </w:r>
      <w:r>
        <w:rPr>
          <w:rStyle w:val="VerbatimChar"/>
        </w:rPr>
        <w:t xml:space="preserve">  P-value H_0: RMSEA &gt;= 0.080                    0.000</w:t>
      </w:r>
      <w:r>
        <w:br/>
      </w:r>
      <w:r>
        <w:br/>
      </w:r>
      <w:r>
        <w:rPr>
          <w:rStyle w:val="VerbatimChar"/>
        </w:rPr>
        <w:t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0.065</w:t>
      </w:r>
      <w:r>
        <w:br/>
      </w:r>
      <w:r>
        <w:br/>
      </w:r>
      <w:r>
        <w:rPr>
          <w:rStyle w:val="VerbatimChar"/>
        </w:rPr>
        <w:t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      Standard</w:t>
      </w:r>
      <w:r>
        <w:br/>
      </w:r>
      <w:r>
        <w:rPr>
          <w:rStyle w:val="VerbatimChar"/>
        </w:rPr>
        <w:t xml:space="preserve">  Information                                       Expected</w:t>
      </w:r>
      <w:r>
        <w:br/>
      </w:r>
      <w:r>
        <w:rPr>
          <w:rStyle w:val="VerbatimChar"/>
        </w:rPr>
        <w:t xml:space="preserve">  Information saturated (h1) model                Structured</w:t>
      </w:r>
      <w:r>
        <w:br/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rPr>
          <w:rStyle w:val="VerbatimChar"/>
        </w:rPr>
        <w:t xml:space="preserve">  Pooled across imputations             Rubin's (1987) rules</w:t>
      </w:r>
      <w:r>
        <w:br/>
      </w:r>
      <w:r>
        <w:rPr>
          <w:rStyle w:val="VerbatimChar"/>
        </w:rPr>
        <w:t xml:space="preserve">  Augment within-imputation variance    Scale by average RIV</w:t>
      </w:r>
      <w:r>
        <w:br/>
      </w:r>
      <w:r>
        <w:rPr>
          <w:rStyle w:val="VerbatimChar"/>
        </w:rPr>
        <w:t xml:space="preserve">  Wald test for pooled parameters         t(df) distribution</w:t>
      </w:r>
      <w:r>
        <w:br/>
      </w:r>
      <w:r>
        <w:br/>
      </w:r>
      <w:r>
        <w:rPr>
          <w:rStyle w:val="VerbatimChar"/>
        </w:rPr>
        <w:t xml:space="preserve">  Pooled t statistics with df &gt;= 1000 are displayed with</w:t>
      </w:r>
      <w:r>
        <w:br/>
      </w:r>
      <w:r>
        <w:rPr>
          <w:rStyle w:val="VerbatimChar"/>
        </w:rPr>
        <w:t xml:space="preserve">  df = Inf(inity) to save space. Although the t distribution</w:t>
      </w:r>
      <w:r>
        <w:br/>
      </w:r>
      <w:r>
        <w:rPr>
          <w:rStyle w:val="VerbatimChar"/>
        </w:rPr>
        <w:t xml:space="preserve">  with large df closely approximates a standard normal</w:t>
      </w:r>
      <w:r>
        <w:br/>
      </w:r>
      <w:r>
        <w:rPr>
          <w:rStyle w:val="VerbatimChar"/>
        </w:rPr>
        <w:t xml:space="preserve">  distribution, exact df for reporting these t tests can be</w:t>
      </w:r>
      <w:r>
        <w:br/>
      </w:r>
      <w:r>
        <w:rPr>
          <w:rStyle w:val="VerbatimChar"/>
        </w:rPr>
        <w:t xml:space="preserve">  obtained from parameterEstimates.mi() </w:t>
      </w:r>
      <w:r>
        <w:br/>
      </w:r>
      <w:r>
        <w:br/>
      </w:r>
      <w:r>
        <w:br/>
      </w:r>
      <w:r>
        <w:rPr>
          <w:rStyle w:val="VerbatimChar"/>
        </w:rPr>
        <w:t>Latent Variables: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gender =~                                                             </w:t>
      </w:r>
      <w:r>
        <w:br/>
      </w:r>
      <w:r>
        <w:rPr>
          <w:rStyle w:val="VerbatimChar"/>
        </w:rPr>
        <w:t xml:space="preserve">    dly_hrs_hswrk_    0.671    0.024   27.721   26.723    0.000    0.622</w:t>
      </w:r>
      <w:r>
        <w:br/>
      </w:r>
      <w:r>
        <w:rPr>
          <w:rStyle w:val="VerbatimChar"/>
        </w:rPr>
        <w:t xml:space="preserve">    dly_hrs_chldc_    0.806    0.040   20.000   30.087    0.000    0.724</w:t>
      </w:r>
      <w:r>
        <w:br/>
      </w:r>
      <w:r>
        <w:rPr>
          <w:rStyle w:val="VerbatimChar"/>
        </w:rPr>
        <w:t xml:space="preserve">    crrnt_mnthl___   -0.710    0.023  -30.499  292.431    0.000   -0.755</w:t>
      </w:r>
      <w:r>
        <w:br/>
      </w:r>
      <w:r>
        <w:rPr>
          <w:rStyle w:val="VerbatimChar"/>
        </w:rPr>
        <w:t xml:space="preserve">    gross_horly_wg   -0.929    0.047  -19.958   24.195    0.000   -1.025</w:t>
      </w:r>
      <w:r>
        <w:br/>
      </w:r>
      <w:r>
        <w:rPr>
          <w:rStyle w:val="VerbatimChar"/>
        </w:rPr>
        <w:t xml:space="preserve">    emplymnt_stts_   -0.630    0.023  -27.492   57.388    0.000   -0.676</w:t>
      </w:r>
      <w:r>
        <w:br/>
      </w:r>
      <w:r>
        <w:rPr>
          <w:rStyle w:val="VerbatimChar"/>
        </w:rPr>
        <w:t xml:space="preserve">    hghst_dctnl_dg   -0.602    0.026  -23.027  865.087    0.000   -0.653</w:t>
      </w:r>
      <w:r>
        <w:br/>
      </w:r>
      <w:r>
        <w:rPr>
          <w:rStyle w:val="VerbatimChar"/>
        </w:rPr>
        <w:t xml:space="preserve">    risk_takng_scl   -0.588    0.035  -16.949  106.808    0.000   -0.657</w:t>
      </w:r>
      <w:r>
        <w:br/>
      </w:r>
      <w:r>
        <w:rPr>
          <w:rStyle w:val="VerbatimChar"/>
        </w:rPr>
        <w:lastRenderedPageBreak/>
        <w:t xml:space="preserve">    politicl_ntrst   -0.232    0.012  -18.789  150.899    0.000   -0.257</w:t>
      </w:r>
      <w:r>
        <w:br/>
      </w:r>
      <w:r>
        <w:rPr>
          <w:rStyle w:val="VerbatimChar"/>
        </w:rPr>
        <w:t xml:space="preserve">    crrnt_mt_prnt_    0.027    0.002   13.810   36.894    0.000    0.023</w:t>
      </w:r>
      <w:r>
        <w:br/>
      </w:r>
      <w:r>
        <w:rPr>
          <w:rStyle w:val="VerbatimChar"/>
        </w:rPr>
        <w:t xml:space="preserve">    nm_physcn_vsts    0.375    0.048    7.771  559.531    0.000    0.281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0.721</w:t>
      </w:r>
      <w:r>
        <w:br/>
      </w:r>
      <w:r>
        <w:rPr>
          <w:rStyle w:val="VerbatimChar"/>
        </w:rPr>
        <w:t xml:space="preserve">    0.888</w:t>
      </w:r>
      <w:r>
        <w:br/>
      </w:r>
      <w:r>
        <w:rPr>
          <w:rStyle w:val="VerbatimChar"/>
        </w:rPr>
        <w:t xml:space="preserve">   -0.664</w:t>
      </w:r>
      <w:r>
        <w:br/>
      </w:r>
      <w:r>
        <w:rPr>
          <w:rStyle w:val="VerbatimChar"/>
        </w:rPr>
        <w:t xml:space="preserve">   -0.833</w:t>
      </w:r>
      <w:r>
        <w:br/>
      </w:r>
      <w:r>
        <w:rPr>
          <w:rStyle w:val="VerbatimChar"/>
        </w:rPr>
        <w:t xml:space="preserve">   -0.584</w:t>
      </w:r>
      <w:r>
        <w:br/>
      </w:r>
      <w:r>
        <w:rPr>
          <w:rStyle w:val="VerbatimChar"/>
        </w:rPr>
        <w:t xml:space="preserve">   -0.550</w:t>
      </w:r>
      <w:r>
        <w:br/>
      </w:r>
      <w:r>
        <w:rPr>
          <w:rStyle w:val="VerbatimChar"/>
        </w:rPr>
        <w:t xml:space="preserve">   -0.519</w:t>
      </w:r>
      <w:r>
        <w:br/>
      </w:r>
      <w:r>
        <w:rPr>
          <w:rStyle w:val="VerbatimChar"/>
        </w:rPr>
        <w:t xml:space="preserve">   -0.208</w:t>
      </w:r>
      <w:r>
        <w:br/>
      </w:r>
      <w:r>
        <w:rPr>
          <w:rStyle w:val="VerbatimChar"/>
        </w:rPr>
        <w:t xml:space="preserve">    0.031</w:t>
      </w:r>
      <w:r>
        <w:br/>
      </w:r>
      <w:r>
        <w:rPr>
          <w:rStyle w:val="VerbatimChar"/>
        </w:rPr>
        <w:t xml:space="preserve">    0.470</w:t>
      </w:r>
      <w:r>
        <w:br/>
      </w:r>
      <w:r>
        <w:br/>
      </w:r>
      <w:r>
        <w:rPr>
          <w:rStyle w:val="VerbatimChar"/>
        </w:rPr>
        <w:t>Regressions:</w:t>
      </w:r>
      <w:r>
        <w:br/>
      </w:r>
      <w:r>
        <w:rPr>
          <w:rStyle w:val="VerbatimChar"/>
        </w:rPr>
        <w:t xml:space="preserve">                                       Estimate  Std.Err  t-value       df</w:t>
      </w:r>
      <w:r>
        <w:br/>
      </w:r>
      <w:r>
        <w:rPr>
          <w:rStyle w:val="VerbatimChar"/>
        </w:rPr>
        <w:t xml:space="preserve">  gender ~                                                                </w:t>
      </w:r>
      <w:r>
        <w:br/>
      </w:r>
      <w:r>
        <w:rPr>
          <w:rStyle w:val="VerbatimChar"/>
        </w:rPr>
        <w:t xml:space="preserve">    sex_binary                            1.000                           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t xml:space="preserve">    nm_chldrn_n_hs                        0.165    0.020    8.275      Inf</w:t>
      </w:r>
      <w:r>
        <w:br/>
      </w:r>
      <w:r>
        <w:rPr>
          <w:rStyle w:val="VerbatimChar"/>
        </w:rPr>
        <w:t xml:space="preserve">    partner                               0.368    0.031   11.968      Inf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t xml:space="preserve">    nm_chldrn_n_hs                        2.174    0.042   52.357      Inf</w:t>
      </w:r>
      <w:r>
        <w:br/>
      </w:r>
      <w:r>
        <w:rPr>
          <w:rStyle w:val="VerbatimChar"/>
        </w:rPr>
        <w:t xml:space="preserve">    partner                               0.333    0.064    5.183      Inf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est_grmn_rsdnc                       -0.191    0.031   -6.084      Inf</w:t>
      </w:r>
      <w:r>
        <w:br/>
      </w:r>
      <w:r>
        <w:rPr>
          <w:rStyle w:val="VerbatimChar"/>
        </w:rPr>
        <w:t xml:space="preserve">    age_10y                               0.084    0.007   12.334  104.182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est_grmn_rsdnc                       -0.396    0.089   -4.428  473.534</w:t>
      </w:r>
      <w:r>
        <w:br/>
      </w:r>
      <w:r>
        <w:rPr>
          <w:rStyle w:val="VerbatimChar"/>
        </w:rPr>
        <w:t xml:space="preserve">    age_10y                               0.217    0.019   11.206   67.105</w:t>
      </w:r>
      <w:r>
        <w:br/>
      </w:r>
      <w:r>
        <w:rPr>
          <w:rStyle w:val="VerbatimChar"/>
        </w:rPr>
        <w:t xml:space="preserve">  migraine_incidence ~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0.044    0.005    8.098      Inf</w:t>
      </w:r>
      <w:r>
        <w:br/>
      </w:r>
      <w:r>
        <w:rPr>
          <w:rStyle w:val="VerbatimChar"/>
        </w:rPr>
        <w:t xml:space="preserve">    gender                               -0.002    0.003   -0.508      Inf</w:t>
      </w:r>
      <w:r>
        <w:br/>
      </w:r>
      <w:r>
        <w:rPr>
          <w:rStyle w:val="VerbatimChar"/>
        </w:rPr>
        <w:t xml:space="preserve">    sex_or                                0.010    0.013    0.728      Inf</w:t>
      </w:r>
      <w:r>
        <w:br/>
      </w:r>
      <w:r>
        <w:rPr>
          <w:rStyle w:val="VerbatimChar"/>
        </w:rPr>
        <w:t xml:space="preserve">    partner                               0.001    0.005    0.300      Inf</w:t>
      </w:r>
      <w:r>
        <w:br/>
      </w:r>
      <w:r>
        <w:rPr>
          <w:rStyle w:val="VerbatimChar"/>
        </w:rPr>
        <w:t xml:space="preserve">    age_10y                               0.004    0.001    2.654      Inf</w:t>
      </w:r>
      <w:r>
        <w:br/>
      </w:r>
      <w:r>
        <w:rPr>
          <w:rStyle w:val="VerbatimChar"/>
        </w:rPr>
        <w:t xml:space="preserve">    immigrtn_hstry                       -0.004    0.003   -1.399      Inf</w:t>
      </w:r>
      <w:r>
        <w:br/>
      </w:r>
      <w:r>
        <w:rPr>
          <w:rStyle w:val="VerbatimChar"/>
        </w:rPr>
        <w:t xml:space="preserve">    smoke_bfr_mgrn                        0.015    0.005    3.308      Inf</w:t>
      </w:r>
      <w:r>
        <w:br/>
      </w:r>
      <w:r>
        <w:rPr>
          <w:rStyle w:val="VerbatimChar"/>
        </w:rPr>
        <w:t xml:space="preserve">    dibts_bfr_mgrn                       -0.012    0.009   -1.373      Inf</w:t>
      </w:r>
      <w:r>
        <w:br/>
      </w:r>
      <w:r>
        <w:rPr>
          <w:rStyle w:val="VerbatimChar"/>
        </w:rPr>
        <w:t xml:space="preserve">    hyprtnsn_bfr_m                       -0.016    0.006   -2.747      Inf</w:t>
      </w:r>
      <w:r>
        <w:br/>
      </w:r>
      <w:r>
        <w:rPr>
          <w:rStyle w:val="VerbatimChar"/>
        </w:rPr>
        <w:t xml:space="preserve">  stroke_incidence ~                                                      </w:t>
      </w:r>
      <w:r>
        <w:br/>
      </w:r>
      <w:r>
        <w:rPr>
          <w:rStyle w:val="VerbatimChar"/>
        </w:rPr>
        <w:t xml:space="preserve">    sex_binary                           -0.010    0.003   -3.123      Inf</w:t>
      </w:r>
      <w:r>
        <w:br/>
      </w:r>
      <w:r>
        <w:rPr>
          <w:rStyle w:val="VerbatimChar"/>
        </w:rPr>
        <w:t xml:space="preserve">    gender                                0.006    0.002    3.062      Inf</w:t>
      </w:r>
      <w:r>
        <w:br/>
      </w:r>
      <w:r>
        <w:rPr>
          <w:rStyle w:val="VerbatimChar"/>
        </w:rPr>
        <w:t xml:space="preserve">    sex_or                                0.002    0.008    0.209      Inf</w:t>
      </w:r>
      <w:r>
        <w:br/>
      </w:r>
      <w:r>
        <w:rPr>
          <w:rStyle w:val="VerbatimChar"/>
        </w:rPr>
        <w:t xml:space="preserve">    partner                              -0.008    0.003   -2.687      Inf</w:t>
      </w:r>
      <w:r>
        <w:br/>
      </w:r>
      <w:r>
        <w:rPr>
          <w:rStyle w:val="VerbatimChar"/>
        </w:rPr>
        <w:t xml:space="preserve">    age_10y                               0.009    0.001   10.560      Inf</w:t>
      </w:r>
      <w:r>
        <w:br/>
      </w:r>
      <w:r>
        <w:rPr>
          <w:rStyle w:val="VerbatimChar"/>
        </w:rPr>
        <w:t xml:space="preserve">    immigrtn_hstry                       -0.001    0.002   -0.814      Inf</w:t>
      </w:r>
      <w:r>
        <w:br/>
      </w:r>
      <w:r>
        <w:rPr>
          <w:rStyle w:val="VerbatimChar"/>
        </w:rPr>
        <w:t xml:space="preserve">    smoke_bfr_strk                        0.007    0.003    2.662      Inf</w:t>
      </w:r>
      <w:r>
        <w:br/>
      </w:r>
      <w:r>
        <w:rPr>
          <w:rStyle w:val="VerbatimChar"/>
        </w:rPr>
        <w:lastRenderedPageBreak/>
        <w:t xml:space="preserve">    dibts_bfr_strk                        0.008    0.005    1.499      Inf</w:t>
      </w:r>
      <w:r>
        <w:br/>
      </w:r>
      <w:r>
        <w:rPr>
          <w:rStyle w:val="VerbatimChar"/>
        </w:rPr>
        <w:t xml:space="preserve">    hyprtnsn_bfr_s                       -0.001    0.004   -0.249      Inf</w:t>
      </w:r>
      <w:r>
        <w:br/>
      </w:r>
      <w:r>
        <w:rPr>
          <w:rStyle w:val="VerbatimChar"/>
        </w:rPr>
        <w:t xml:space="preserve">  P(&gt;|t|) ci.lower ci.upper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         1.000    1.000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0.000    0.126    0.204</w:t>
      </w:r>
      <w:r>
        <w:br/>
      </w:r>
      <w:r>
        <w:rPr>
          <w:rStyle w:val="VerbatimChar"/>
        </w:rPr>
        <w:t xml:space="preserve">    0.000    0.308    0.429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0.000    2.093    2.255</w:t>
      </w:r>
      <w:r>
        <w:br/>
      </w:r>
      <w:r>
        <w:rPr>
          <w:rStyle w:val="VerbatimChar"/>
        </w:rPr>
        <w:t xml:space="preserve">    0.000    0.207    0.459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-0.252   -0.129</w:t>
      </w:r>
      <w:r>
        <w:br/>
      </w:r>
      <w:r>
        <w:rPr>
          <w:rStyle w:val="VerbatimChar"/>
        </w:rPr>
        <w:t xml:space="preserve">    0.000    0.070    0.097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-0.571   -0.220</w:t>
      </w:r>
      <w:r>
        <w:br/>
      </w:r>
      <w:r>
        <w:rPr>
          <w:rStyle w:val="VerbatimChar"/>
        </w:rPr>
        <w:t xml:space="preserve">    0.000    0.178    0.255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0.000    0.034    0.055</w:t>
      </w:r>
      <w:r>
        <w:br/>
      </w:r>
      <w:r>
        <w:rPr>
          <w:rStyle w:val="VerbatimChar"/>
        </w:rPr>
        <w:t xml:space="preserve">    0.612   -0.007    0.004</w:t>
      </w:r>
      <w:r>
        <w:br/>
      </w:r>
      <w:r>
        <w:rPr>
          <w:rStyle w:val="VerbatimChar"/>
        </w:rPr>
        <w:t xml:space="preserve">    0.467   -0.017    0.036</w:t>
      </w:r>
      <w:r>
        <w:br/>
      </w:r>
      <w:r>
        <w:rPr>
          <w:rStyle w:val="VerbatimChar"/>
        </w:rPr>
        <w:t xml:space="preserve">    0.765   -0.008    0.011</w:t>
      </w:r>
      <w:r>
        <w:br/>
      </w:r>
      <w:r>
        <w:rPr>
          <w:rStyle w:val="VerbatimChar"/>
        </w:rPr>
        <w:t xml:space="preserve">    0.008    0.001    0.007</w:t>
      </w:r>
      <w:r>
        <w:br/>
      </w:r>
      <w:r>
        <w:rPr>
          <w:rStyle w:val="VerbatimChar"/>
        </w:rPr>
        <w:t xml:space="preserve">    0.162   -0.010    0.002</w:t>
      </w:r>
      <w:r>
        <w:br/>
      </w:r>
      <w:r>
        <w:rPr>
          <w:rStyle w:val="VerbatimChar"/>
        </w:rPr>
        <w:t xml:space="preserve">    0.001    0.006    0.025</w:t>
      </w:r>
      <w:r>
        <w:br/>
      </w:r>
      <w:r>
        <w:rPr>
          <w:rStyle w:val="VerbatimChar"/>
        </w:rPr>
        <w:t xml:space="preserve">    0.170   -0.029    0.005</w:t>
      </w:r>
      <w:r>
        <w:br/>
      </w:r>
      <w:r>
        <w:rPr>
          <w:rStyle w:val="VerbatimChar"/>
        </w:rPr>
        <w:t xml:space="preserve">    0.006   -0.028   -0.005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0.002   -0.017   -0.004</w:t>
      </w:r>
      <w:r>
        <w:br/>
      </w:r>
      <w:r>
        <w:rPr>
          <w:rStyle w:val="VerbatimChar"/>
        </w:rPr>
        <w:t xml:space="preserve">    0.002    0.002    0.009</w:t>
      </w:r>
      <w:r>
        <w:br/>
      </w:r>
      <w:r>
        <w:rPr>
          <w:rStyle w:val="VerbatimChar"/>
        </w:rPr>
        <w:t xml:space="preserve">    0.835   -0.014    0.017</w:t>
      </w:r>
      <w:r>
        <w:br/>
      </w:r>
      <w:r>
        <w:rPr>
          <w:rStyle w:val="VerbatimChar"/>
        </w:rPr>
        <w:t xml:space="preserve">    0.007   -0.013   -0.002</w:t>
      </w:r>
      <w:r>
        <w:br/>
      </w:r>
      <w:r>
        <w:rPr>
          <w:rStyle w:val="VerbatimChar"/>
        </w:rPr>
        <w:t xml:space="preserve">    0.000    0.008    0.011</w:t>
      </w:r>
      <w:r>
        <w:br/>
      </w:r>
      <w:r>
        <w:rPr>
          <w:rStyle w:val="VerbatimChar"/>
        </w:rPr>
        <w:t xml:space="preserve">    0.416   -0.005    0.002</w:t>
      </w:r>
      <w:r>
        <w:br/>
      </w:r>
      <w:r>
        <w:rPr>
          <w:rStyle w:val="VerbatimChar"/>
        </w:rPr>
        <w:t xml:space="preserve">    0.008    0.002    0.013</w:t>
      </w:r>
      <w:r>
        <w:br/>
      </w:r>
      <w:r>
        <w:rPr>
          <w:rStyle w:val="VerbatimChar"/>
        </w:rPr>
        <w:t xml:space="preserve">    0.134   -0.002    0.018</w:t>
      </w:r>
      <w:r>
        <w:br/>
      </w:r>
      <w:r>
        <w:rPr>
          <w:rStyle w:val="VerbatimChar"/>
        </w:rPr>
        <w:t xml:space="preserve">    0.803   -0.008    0.006</w:t>
      </w:r>
      <w:r>
        <w:br/>
      </w:r>
      <w:r>
        <w:br/>
      </w:r>
      <w:r>
        <w:rPr>
          <w:rStyle w:val="VerbatimChar"/>
        </w:rPr>
        <w:t>Covariances:</w:t>
      </w:r>
      <w:r>
        <w:br/>
      </w:r>
      <w:r>
        <w:rPr>
          <w:rStyle w:val="VerbatimChar"/>
        </w:rPr>
        <w:t xml:space="preserve">                        Estimate  Std.Err  t-value       df  P(&gt;|t|) ci.lower</w:t>
      </w:r>
      <w:r>
        <w:br/>
      </w:r>
      <w:r>
        <w:rPr>
          <w:rStyle w:val="VerbatimChar"/>
        </w:rPr>
        <w:t xml:space="preserve"> .migraine_incidence ~~                                                      </w:t>
      </w:r>
      <w:r>
        <w:br/>
      </w:r>
      <w:r>
        <w:rPr>
          <w:rStyle w:val="VerbatimChar"/>
        </w:rPr>
        <w:t xml:space="preserve">   .stroke_incidnc         0.001    0.000    3.414      Inf    0.001    0.000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0.001</w:t>
      </w:r>
      <w:r>
        <w:br/>
      </w:r>
      <w:r>
        <w:br/>
      </w:r>
      <w:r>
        <w:rPr>
          <w:rStyle w:val="VerbatimChar"/>
        </w:rPr>
        <w:t>Variances: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lastRenderedPageBreak/>
        <w:t xml:space="preserve">   .dly_hrs_hswrk_    1.451    0.028   51.241   35.947    0.000    1.394</w:t>
      </w:r>
      <w:r>
        <w:br/>
      </w:r>
      <w:r>
        <w:rPr>
          <w:rStyle w:val="VerbatimChar"/>
        </w:rPr>
        <w:t xml:space="preserve">   .dly_hrs_chldc_    6.905    0.118   58.478  133.648    0.000    6.672</w:t>
      </w:r>
      <w:r>
        <w:br/>
      </w:r>
      <w:r>
        <w:rPr>
          <w:rStyle w:val="VerbatimChar"/>
        </w:rPr>
        <w:t xml:space="preserve">   .crrnt_mnthl___    0.947    0.022   43.864   21.511    0.000    0.902</w:t>
      </w:r>
      <w:r>
        <w:br/>
      </w:r>
      <w:r>
        <w:rPr>
          <w:rStyle w:val="VerbatimChar"/>
        </w:rPr>
        <w:t xml:space="preserve">   .gross_horly_wg    9.217    0.158   58.232   19.173    0.000    8.886</w:t>
      </w:r>
      <w:r>
        <w:br/>
      </w:r>
      <w:r>
        <w:rPr>
          <w:rStyle w:val="VerbatimChar"/>
        </w:rPr>
        <w:t xml:space="preserve">   .emplymnt_stts_    1.333    0.026   51.675  836.369    0.000    1.282</w:t>
      </w:r>
      <w:r>
        <w:br/>
      </w:r>
      <w:r>
        <w:rPr>
          <w:rStyle w:val="VerbatimChar"/>
        </w:rPr>
        <w:t xml:space="preserve">   .hghst_dctnl_dg    2.474    0.044   56.752  235.100    0.000    2.388</w:t>
      </w:r>
      <w:r>
        <w:br/>
      </w:r>
      <w:r>
        <w:rPr>
          <w:rStyle w:val="VerbatimChar"/>
        </w:rPr>
        <w:t xml:space="preserve">   .risk_takng_scl    5.783    0.097   59.605      Inf    0.000    5.593</w:t>
      </w:r>
      <w:r>
        <w:br/>
      </w:r>
      <w:r>
        <w:rPr>
          <w:rStyle w:val="VerbatimChar"/>
        </w:rPr>
        <w:t xml:space="preserve">   .politicl_ntrst    0.685    0.012   58.984      Inf    0.000    0.662</w:t>
      </w:r>
      <w:r>
        <w:br/>
      </w:r>
      <w:r>
        <w:rPr>
          <w:rStyle w:val="VerbatimChar"/>
        </w:rPr>
        <w:t xml:space="preserve">   .crrnt_mt_prnt_    0.020    0.000   60.379      Inf    0.000    0.019</w:t>
      </w:r>
      <w:r>
        <w:br/>
      </w:r>
      <w:r>
        <w:rPr>
          <w:rStyle w:val="VerbatimChar"/>
        </w:rPr>
        <w:t xml:space="preserve">   .nm_physcn_vsts   13.765    0.225   61.226   94.328    0.000   13.319</w:t>
      </w:r>
      <w:r>
        <w:br/>
      </w:r>
      <w:r>
        <w:rPr>
          <w:rStyle w:val="VerbatimChar"/>
        </w:rPr>
        <w:t xml:space="preserve">   .migraine_ncdnc    0.039    0.001   61.559      Inf    0.000    0.038</w:t>
      </w:r>
      <w:r>
        <w:br/>
      </w:r>
      <w:r>
        <w:rPr>
          <w:rStyle w:val="VerbatimChar"/>
        </w:rPr>
        <w:t xml:space="preserve">   .stroke_incidnc    0.014    0.000   61.479      Inf    0.000    0.013</w:t>
      </w:r>
      <w:r>
        <w:br/>
      </w:r>
      <w:r>
        <w:rPr>
          <w:rStyle w:val="VerbatimChar"/>
        </w:rPr>
        <w:t xml:space="preserve">   .gender            0.933    0.059   15.814   36.330    0.000    0.813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1.509</w:t>
      </w:r>
      <w:r>
        <w:br/>
      </w:r>
      <w:r>
        <w:rPr>
          <w:rStyle w:val="VerbatimChar"/>
        </w:rPr>
        <w:t xml:space="preserve">    7.139</w:t>
      </w:r>
      <w:r>
        <w:br/>
      </w:r>
      <w:r>
        <w:rPr>
          <w:rStyle w:val="VerbatimChar"/>
        </w:rPr>
        <w:t xml:space="preserve">    0.992</w:t>
      </w:r>
      <w:r>
        <w:br/>
      </w:r>
      <w:r>
        <w:rPr>
          <w:rStyle w:val="VerbatimChar"/>
        </w:rPr>
        <w:t xml:space="preserve">    9.548</w:t>
      </w:r>
      <w:r>
        <w:br/>
      </w:r>
      <w:r>
        <w:rPr>
          <w:rStyle w:val="VerbatimChar"/>
        </w:rPr>
        <w:t xml:space="preserve">    1.383</w:t>
      </w:r>
      <w:r>
        <w:br/>
      </w:r>
      <w:r>
        <w:rPr>
          <w:rStyle w:val="VerbatimChar"/>
        </w:rPr>
        <w:t xml:space="preserve">    2.560</w:t>
      </w:r>
      <w:r>
        <w:br/>
      </w:r>
      <w:r>
        <w:rPr>
          <w:rStyle w:val="VerbatimChar"/>
        </w:rPr>
        <w:t xml:space="preserve">    5.974</w:t>
      </w:r>
      <w:r>
        <w:br/>
      </w:r>
      <w:r>
        <w:rPr>
          <w:rStyle w:val="VerbatimChar"/>
        </w:rPr>
        <w:t xml:space="preserve">    0.707</w:t>
      </w:r>
      <w:r>
        <w:br/>
      </w:r>
      <w:r>
        <w:rPr>
          <w:rStyle w:val="VerbatimChar"/>
        </w:rPr>
        <w:t xml:space="preserve">    0.021</w:t>
      </w:r>
      <w:r>
        <w:br/>
      </w:r>
      <w:r>
        <w:rPr>
          <w:rStyle w:val="VerbatimChar"/>
        </w:rPr>
        <w:t xml:space="preserve">   14.212</w:t>
      </w:r>
      <w:r>
        <w:br/>
      </w:r>
      <w:r>
        <w:rPr>
          <w:rStyle w:val="VerbatimChar"/>
        </w:rPr>
        <w:t xml:space="preserve">    0.040</w:t>
      </w:r>
      <w:r>
        <w:br/>
      </w:r>
      <w:r>
        <w:rPr>
          <w:rStyle w:val="VerbatimChar"/>
        </w:rPr>
        <w:t xml:space="preserve">    0.014</w:t>
      </w:r>
      <w:r>
        <w:br/>
      </w:r>
      <w:r>
        <w:rPr>
          <w:rStyle w:val="VerbatimChar"/>
        </w:rPr>
        <w:t xml:space="preserve">    1.053</w:t>
      </w:r>
    </w:p>
    <w:p w14:paraId="6A33C110" w14:textId="77777777" w:rsidR="00DA2D64" w:rsidRDefault="00000000">
      <w:pPr>
        <w:pStyle w:val="SourceCode"/>
      </w:pPr>
      <w:r>
        <w:rPr>
          <w:rStyle w:val="VerbatimChar"/>
        </w:rPr>
        <w:t>lavaan.mi object fit to 20 imputed data sets using:</w:t>
      </w:r>
      <w:r>
        <w:br/>
      </w:r>
      <w:r>
        <w:rPr>
          <w:rStyle w:val="VerbatimChar"/>
        </w:rPr>
        <w:t xml:space="preserve"> - lavaan    (0.6-21)</w:t>
      </w:r>
      <w:r>
        <w:br/>
      </w:r>
      <w:r>
        <w:rPr>
          <w:rStyle w:val="VerbatimChar"/>
        </w:rPr>
        <w:t xml:space="preserve"> - lavaan.mi (0.1-0)</w:t>
      </w:r>
      <w:r>
        <w:br/>
      </w:r>
      <w:r>
        <w:rPr>
          <w:rStyle w:val="VerbatimChar"/>
        </w:rPr>
        <w:t xml:space="preserve">See class?lavaan.mi help page for available methods. </w:t>
      </w:r>
      <w:r>
        <w:br/>
      </w:r>
      <w:r>
        <w:br/>
      </w:r>
      <w:r>
        <w:rPr>
          <w:rStyle w:val="VerbatimChar"/>
        </w:rPr>
        <w:t>Convergence information:</w:t>
      </w:r>
      <w:r>
        <w:br/>
      </w:r>
      <w:r>
        <w:rPr>
          <w:rStyle w:val="VerbatimChar"/>
        </w:rPr>
        <w:t>The model converged on 20 imputed data sets.</w:t>
      </w:r>
      <w:r>
        <w:br/>
      </w:r>
      <w:r>
        <w:rPr>
          <w:rStyle w:val="VerbatimChar"/>
        </w:rPr>
        <w:t>Standard errors were available for all imputations.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229</w:t>
      </w:r>
      <w:r>
        <w:br/>
      </w:r>
      <w:r>
        <w:br/>
      </w:r>
      <w:r>
        <w:rPr>
          <w:rStyle w:val="VerbatimChar"/>
        </w:rPr>
        <w:t xml:space="preserve">  Number of observations per group:                   </w:t>
      </w:r>
      <w:r>
        <w:br/>
      </w:r>
      <w:r>
        <w:rPr>
          <w:rStyle w:val="VerbatimChar"/>
        </w:rPr>
        <w:t xml:space="preserve">    [65,Inf)                                     12213</w:t>
      </w:r>
      <w:r>
        <w:br/>
      </w:r>
      <w:r>
        <w:rPr>
          <w:rStyle w:val="VerbatimChar"/>
        </w:rPr>
        <w:t xml:space="preserve">    [35,50)                                      13038</w:t>
      </w:r>
      <w:r>
        <w:br/>
      </w:r>
      <w:r>
        <w:rPr>
          <w:rStyle w:val="VerbatimChar"/>
        </w:rPr>
        <w:t xml:space="preserve">    [50,65)                                      13763</w:t>
      </w:r>
      <w:r>
        <w:br/>
      </w:r>
      <w:r>
        <w:rPr>
          <w:rStyle w:val="VerbatimChar"/>
        </w:rPr>
        <w:t xml:space="preserve">    [18,35)                                      12356</w:t>
      </w:r>
      <w:r>
        <w:br/>
      </w:r>
      <w:r>
        <w:br/>
      </w:r>
      <w:r>
        <w:rPr>
          <w:rStyle w:val="VerbatimChar"/>
        </w:rPr>
        <w:t>Model Test User Model:</w:t>
      </w:r>
      <w:r>
        <w:br/>
      </w:r>
      <w:r>
        <w:br/>
      </w:r>
      <w:r>
        <w:rPr>
          <w:rStyle w:val="VerbatimChar"/>
        </w:rPr>
        <w:lastRenderedPageBreak/>
        <w:t xml:space="preserve">  Test statistic                             28691.048</w:t>
      </w:r>
      <w:r>
        <w:br/>
      </w:r>
      <w:r>
        <w:rPr>
          <w:rStyle w:val="VerbatimChar"/>
        </w:rPr>
        <w:t xml:space="preserve">  Degrees of freedom                               682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rPr>
          <w:rStyle w:val="VerbatimChar"/>
        </w:rPr>
        <w:t xml:space="preserve">  Pooling method                                    D4</w:t>
      </w:r>
      <w:r>
        <w:br/>
      </w:r>
      <w:r>
        <w:br/>
      </w:r>
      <w:r>
        <w:rPr>
          <w:rStyle w:val="VerbatimChar"/>
        </w:rPr>
        <w:t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57408.989</w:t>
      </w:r>
      <w:r>
        <w:br/>
      </w:r>
      <w:r>
        <w:rPr>
          <w:rStyle w:val="VerbatimChar"/>
        </w:rPr>
        <w:t xml:space="preserve">  Degrees of freedom                               817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0.505</w:t>
      </w:r>
      <w:r>
        <w:br/>
      </w:r>
      <w:r>
        <w:rPr>
          <w:rStyle w:val="VerbatimChar"/>
        </w:rPr>
        <w:t xml:space="preserve">  Tucker-Lewis Index (TLI)                       0.407</w:t>
      </w:r>
      <w:r>
        <w:br/>
      </w:r>
      <w:r>
        <w:br/>
      </w:r>
      <w:r>
        <w:rPr>
          <w:rStyle w:val="VerbatimChar"/>
        </w:rPr>
        <w:t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-770977.672</w:t>
      </w:r>
      <w:r>
        <w:br/>
      </w:r>
      <w:r>
        <w:rPr>
          <w:rStyle w:val="VerbatimChar"/>
        </w:rPr>
        <w:t xml:space="preserve">  Loglikelihood unrestricted model (H1)    -746835.442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1542413.345</w:t>
      </w:r>
      <w:r>
        <w:br/>
      </w:r>
      <w:r>
        <w:rPr>
          <w:rStyle w:val="VerbatimChar"/>
        </w:rPr>
        <w:t xml:space="preserve">  Bayesian (BIC)                           1544439.264</w:t>
      </w:r>
      <w:r>
        <w:br/>
      </w:r>
      <w:r>
        <w:rPr>
          <w:rStyle w:val="VerbatimChar"/>
        </w:rPr>
        <w:t xml:space="preserve">  Sample-size adjusted Bayesian (SABIC)    1543711.499</w:t>
      </w:r>
      <w:r>
        <w:br/>
      </w:r>
      <w:r>
        <w:br/>
      </w:r>
      <w:r>
        <w:rPr>
          <w:rStyle w:val="VerbatimChar"/>
        </w:rPr>
        <w:t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0.057</w:t>
      </w:r>
      <w:r>
        <w:br/>
      </w:r>
      <w:r>
        <w:rPr>
          <w:rStyle w:val="VerbatimChar"/>
        </w:rPr>
        <w:t xml:space="preserve">  90 Percent confidence interval - lower         0.056</w:t>
      </w:r>
      <w:r>
        <w:br/>
      </w:r>
      <w:r>
        <w:rPr>
          <w:rStyle w:val="VerbatimChar"/>
        </w:rPr>
        <w:t xml:space="preserve">  90 Percent confidence interval - upper         0.057</w:t>
      </w:r>
      <w:r>
        <w:br/>
      </w:r>
      <w:r>
        <w:rPr>
          <w:rStyle w:val="VerbatimChar"/>
        </w:rPr>
        <w:t xml:space="preserve">  P-value H_0: RMSEA &lt;= 0.050                    0.000</w:t>
      </w:r>
      <w:r>
        <w:br/>
      </w:r>
      <w:r>
        <w:rPr>
          <w:rStyle w:val="VerbatimChar"/>
        </w:rPr>
        <w:t xml:space="preserve">  P-value H_0: RMSEA &gt;= 0.080                    0.000</w:t>
      </w:r>
      <w:r>
        <w:br/>
      </w:r>
      <w:r>
        <w:br/>
      </w:r>
      <w:r>
        <w:rPr>
          <w:rStyle w:val="VerbatimChar"/>
        </w:rPr>
        <w:t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0.051</w:t>
      </w:r>
      <w:r>
        <w:br/>
      </w:r>
      <w:r>
        <w:br/>
      </w:r>
      <w:r>
        <w:rPr>
          <w:rStyle w:val="VerbatimChar"/>
        </w:rPr>
        <w:t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      Standard</w:t>
      </w:r>
      <w:r>
        <w:br/>
      </w:r>
      <w:r>
        <w:rPr>
          <w:rStyle w:val="VerbatimChar"/>
        </w:rPr>
        <w:t xml:space="preserve">  Information                                       Expected</w:t>
      </w:r>
      <w:r>
        <w:br/>
      </w:r>
      <w:r>
        <w:rPr>
          <w:rStyle w:val="VerbatimChar"/>
        </w:rPr>
        <w:t xml:space="preserve">  Information saturated (h1) model                Structured</w:t>
      </w:r>
      <w:r>
        <w:br/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rPr>
          <w:rStyle w:val="VerbatimChar"/>
        </w:rPr>
        <w:t xml:space="preserve">  Pooled across imputations             Rubin's (1987) rules</w:t>
      </w:r>
      <w:r>
        <w:br/>
      </w:r>
      <w:r>
        <w:rPr>
          <w:rStyle w:val="VerbatimChar"/>
        </w:rPr>
        <w:t xml:space="preserve">  Augment within-imputation variance    Scale by average RIV</w:t>
      </w:r>
      <w:r>
        <w:br/>
      </w:r>
      <w:r>
        <w:rPr>
          <w:rStyle w:val="VerbatimChar"/>
        </w:rPr>
        <w:t xml:space="preserve">  Wald test for pooled parameters         t(df) distribution</w:t>
      </w:r>
      <w:r>
        <w:br/>
      </w:r>
      <w:r>
        <w:br/>
      </w:r>
      <w:r>
        <w:rPr>
          <w:rStyle w:val="VerbatimChar"/>
        </w:rPr>
        <w:t xml:space="preserve">  Pooled t statistics with df &gt;= 1000 are displayed with</w:t>
      </w:r>
      <w:r>
        <w:br/>
      </w:r>
      <w:r>
        <w:rPr>
          <w:rStyle w:val="VerbatimChar"/>
        </w:rPr>
        <w:lastRenderedPageBreak/>
        <w:t xml:space="preserve">  df = Inf(inity) to save space. Although the t distribution</w:t>
      </w:r>
      <w:r>
        <w:br/>
      </w:r>
      <w:r>
        <w:rPr>
          <w:rStyle w:val="VerbatimChar"/>
        </w:rPr>
        <w:t xml:space="preserve">  with large df closely approximates a standard normal</w:t>
      </w:r>
      <w:r>
        <w:br/>
      </w:r>
      <w:r>
        <w:rPr>
          <w:rStyle w:val="VerbatimChar"/>
        </w:rPr>
        <w:t xml:space="preserve">  distribution, exact df for reporting these t tests can be</w:t>
      </w:r>
      <w:r>
        <w:br/>
      </w:r>
      <w:r>
        <w:rPr>
          <w:rStyle w:val="VerbatimChar"/>
        </w:rPr>
        <w:t xml:space="preserve">  obtained from parameterEstimates.mi()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>Group 1 [[65,Inf)]:</w:t>
      </w:r>
      <w:r>
        <w:br/>
      </w:r>
      <w:r>
        <w:br/>
      </w:r>
      <w:r>
        <w:rPr>
          <w:rStyle w:val="VerbatimChar"/>
        </w:rPr>
        <w:t>Latent Variables: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gender =~                                                             </w:t>
      </w:r>
      <w:r>
        <w:br/>
      </w:r>
      <w:r>
        <w:rPr>
          <w:rStyle w:val="VerbatimChar"/>
        </w:rPr>
        <w:t xml:space="preserve">    dly_hrs_hswrk_    0.559    0.066    8.415   33.127    0.000    0.424</w:t>
      </w:r>
      <w:r>
        <w:br/>
      </w:r>
      <w:r>
        <w:rPr>
          <w:rStyle w:val="VerbatimChar"/>
        </w:rPr>
        <w:t xml:space="preserve">    dly_hrs_chldc_    0.033    0.029    1.142      Inf    0.254   -0.024</w:t>
      </w:r>
      <w:r>
        <w:br/>
      </w:r>
      <w:r>
        <w:rPr>
          <w:rStyle w:val="VerbatimChar"/>
        </w:rPr>
        <w:t xml:space="preserve">    crrnt_mnthl___   -0.585    0.052  -11.218  116.208    0.000   -0.688</w:t>
      </w:r>
      <w:r>
        <w:br/>
      </w:r>
      <w:r>
        <w:rPr>
          <w:rStyle w:val="VerbatimChar"/>
        </w:rPr>
        <w:t xml:space="preserve">    gross_horly_wg   -1.092    0.145   -7.516  172.203    0.000   -1.378</w:t>
      </w:r>
      <w:r>
        <w:br/>
      </w:r>
      <w:r>
        <w:rPr>
          <w:rStyle w:val="VerbatimChar"/>
        </w:rPr>
        <w:t xml:space="preserve">    emplymnt_stts_   -0.247    0.034   -7.259  199.601    0.000   -0.314</w:t>
      </w:r>
      <w:r>
        <w:br/>
      </w:r>
      <w:r>
        <w:rPr>
          <w:rStyle w:val="VerbatimChar"/>
        </w:rPr>
        <w:t xml:space="preserve">    hghst_dctnl_dg   -0.856    0.081  -10.545   67.368    0.000   -1.018</w:t>
      </w:r>
      <w:r>
        <w:br/>
      </w:r>
      <w:r>
        <w:rPr>
          <w:rStyle w:val="VerbatimChar"/>
        </w:rPr>
        <w:t xml:space="preserve">    risk_takng_scl   -0.836    0.108   -7.738   80.734    0.000   -1.051</w:t>
      </w:r>
      <w:r>
        <w:br/>
      </w:r>
      <w:r>
        <w:rPr>
          <w:rStyle w:val="VerbatimChar"/>
        </w:rPr>
        <w:t xml:space="preserve">    politicl_ntrst   -0.379    0.040   -9.452   53.781    0.000   -0.459</w:t>
      </w:r>
      <w:r>
        <w:br/>
      </w:r>
      <w:r>
        <w:rPr>
          <w:rStyle w:val="VerbatimChar"/>
        </w:rPr>
        <w:t xml:space="preserve">    nm_physcn_vsts    0.119    0.168    0.708  697.364    0.479   -0.211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0.694</w:t>
      </w:r>
      <w:r>
        <w:br/>
      </w:r>
      <w:r>
        <w:rPr>
          <w:rStyle w:val="VerbatimChar"/>
        </w:rPr>
        <w:t xml:space="preserve">    0.089</w:t>
      </w:r>
      <w:r>
        <w:br/>
      </w:r>
      <w:r>
        <w:rPr>
          <w:rStyle w:val="VerbatimChar"/>
        </w:rPr>
        <w:t xml:space="preserve">   -0.482</w:t>
      </w:r>
      <w:r>
        <w:br/>
      </w:r>
      <w:r>
        <w:rPr>
          <w:rStyle w:val="VerbatimChar"/>
        </w:rPr>
        <w:t xml:space="preserve">   -0.805</w:t>
      </w:r>
      <w:r>
        <w:br/>
      </w:r>
      <w:r>
        <w:rPr>
          <w:rStyle w:val="VerbatimChar"/>
        </w:rPr>
        <w:t xml:space="preserve">   -0.180</w:t>
      </w:r>
      <w:r>
        <w:br/>
      </w:r>
      <w:r>
        <w:rPr>
          <w:rStyle w:val="VerbatimChar"/>
        </w:rPr>
        <w:t xml:space="preserve">   -0.694</w:t>
      </w:r>
      <w:r>
        <w:br/>
      </w:r>
      <w:r>
        <w:rPr>
          <w:rStyle w:val="VerbatimChar"/>
        </w:rPr>
        <w:t xml:space="preserve">   -0.621</w:t>
      </w:r>
      <w:r>
        <w:br/>
      </w:r>
      <w:r>
        <w:rPr>
          <w:rStyle w:val="VerbatimChar"/>
        </w:rPr>
        <w:t xml:space="preserve">   -0.298</w:t>
      </w:r>
      <w:r>
        <w:br/>
      </w:r>
      <w:r>
        <w:rPr>
          <w:rStyle w:val="VerbatimChar"/>
        </w:rPr>
        <w:t xml:space="preserve">    0.448</w:t>
      </w:r>
      <w:r>
        <w:br/>
      </w:r>
      <w:r>
        <w:br/>
      </w:r>
      <w:r>
        <w:rPr>
          <w:rStyle w:val="VerbatimChar"/>
        </w:rPr>
        <w:t>Regressions:</w:t>
      </w:r>
      <w:r>
        <w:br/>
      </w:r>
      <w:r>
        <w:rPr>
          <w:rStyle w:val="VerbatimChar"/>
        </w:rPr>
        <w:t xml:space="preserve">                                       Estimate  Std.Err  t-value       df</w:t>
      </w:r>
      <w:r>
        <w:br/>
      </w:r>
      <w:r>
        <w:rPr>
          <w:rStyle w:val="VerbatimChar"/>
        </w:rPr>
        <w:t xml:space="preserve">  gender ~                                                                </w:t>
      </w:r>
      <w:r>
        <w:br/>
      </w:r>
      <w:r>
        <w:rPr>
          <w:rStyle w:val="VerbatimChar"/>
        </w:rPr>
        <w:t xml:space="preserve">    sex_binary                            1.000                           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t xml:space="preserve">    nm_chldrn_n_hs                       -0.091    0.244   -0.373      Inf</w:t>
      </w:r>
      <w:r>
        <w:br/>
      </w:r>
      <w:r>
        <w:rPr>
          <w:rStyle w:val="VerbatimChar"/>
        </w:rPr>
        <w:t xml:space="preserve">    partner                               0.231    0.091    2.542      Inf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t xml:space="preserve">    nm_chldrn_n_hs                        0.695    0.129    5.374      Inf</w:t>
      </w:r>
      <w:r>
        <w:br/>
      </w:r>
      <w:r>
        <w:rPr>
          <w:rStyle w:val="VerbatimChar"/>
        </w:rPr>
        <w:t xml:space="preserve">    partner                               0.082    0.048    1.701      Inf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est_grmn_rsdnc                       -0.217    0.066   -3.266  131.490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est_grmn_rsdnc                       -0.560    0.240   -2.329  108.237</w:t>
      </w:r>
      <w:r>
        <w:br/>
      </w:r>
      <w:r>
        <w:rPr>
          <w:rStyle w:val="VerbatimChar"/>
        </w:rPr>
        <w:t xml:space="preserve">  migraine_incidence ~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0.053    0.016    3.296      Inf</w:t>
      </w:r>
      <w:r>
        <w:br/>
      </w:r>
      <w:r>
        <w:rPr>
          <w:rStyle w:val="VerbatimChar"/>
        </w:rPr>
        <w:lastRenderedPageBreak/>
        <w:t xml:space="preserve">    gender                               -0.002    0.009   -0.177      Inf</w:t>
      </w:r>
      <w:r>
        <w:br/>
      </w:r>
      <w:r>
        <w:rPr>
          <w:rStyle w:val="VerbatimChar"/>
        </w:rPr>
        <w:t xml:space="preserve">    sex_or                                0.009    0.055    0.158      Inf</w:t>
      </w:r>
      <w:r>
        <w:br/>
      </w:r>
      <w:r>
        <w:rPr>
          <w:rStyle w:val="VerbatimChar"/>
        </w:rPr>
        <w:t xml:space="preserve">    partner                               0.003    0.013    0.255      Inf</w:t>
      </w:r>
      <w:r>
        <w:br/>
      </w:r>
      <w:r>
        <w:rPr>
          <w:rStyle w:val="VerbatimChar"/>
        </w:rPr>
        <w:t xml:space="preserve">    immigrtn_hstry                        0.004    0.010    0.355      Inf</w:t>
      </w:r>
      <w:r>
        <w:br/>
      </w:r>
      <w:r>
        <w:rPr>
          <w:rStyle w:val="VerbatimChar"/>
        </w:rPr>
        <w:t xml:space="preserve">    smoke_bfr_mgrn                        0.018    0.013    1.387      Inf</w:t>
      </w:r>
      <w:r>
        <w:br/>
      </w:r>
      <w:r>
        <w:rPr>
          <w:rStyle w:val="VerbatimChar"/>
        </w:rPr>
        <w:t xml:space="preserve">    dibts_bfr_mgrn                       -0.009    0.016   -0.584      Inf</w:t>
      </w:r>
      <w:r>
        <w:br/>
      </w:r>
      <w:r>
        <w:rPr>
          <w:rStyle w:val="VerbatimChar"/>
        </w:rPr>
        <w:t xml:space="preserve">    hyprtnsn_bfr_m                       -0.015    0.013   -1.177      Inf</w:t>
      </w:r>
      <w:r>
        <w:br/>
      </w:r>
      <w:r>
        <w:rPr>
          <w:rStyle w:val="VerbatimChar"/>
        </w:rPr>
        <w:t xml:space="preserve">  stroke_incidence ~                                                      </w:t>
      </w:r>
      <w:r>
        <w:br/>
      </w:r>
      <w:r>
        <w:rPr>
          <w:rStyle w:val="VerbatimChar"/>
        </w:rPr>
        <w:t xml:space="preserve">    sex_binary                           -0.023    0.017   -1.355      Inf</w:t>
      </w:r>
      <w:r>
        <w:br/>
      </w:r>
      <w:r>
        <w:rPr>
          <w:rStyle w:val="VerbatimChar"/>
        </w:rPr>
        <w:t xml:space="preserve">    gender                                0.010    0.010    1.012  504.219</w:t>
      </w:r>
      <w:r>
        <w:br/>
      </w:r>
      <w:r>
        <w:rPr>
          <w:rStyle w:val="VerbatimChar"/>
        </w:rPr>
        <w:t xml:space="preserve">    sex_or                               -0.000    0.059   -0.002      Inf</w:t>
      </w:r>
      <w:r>
        <w:br/>
      </w:r>
      <w:r>
        <w:rPr>
          <w:rStyle w:val="VerbatimChar"/>
        </w:rPr>
        <w:t xml:space="preserve">    partner                              -0.015    0.014   -1.076      Inf</w:t>
      </w:r>
      <w:r>
        <w:br/>
      </w:r>
      <w:r>
        <w:rPr>
          <w:rStyle w:val="VerbatimChar"/>
        </w:rPr>
        <w:t xml:space="preserve">    immigrtn_hstry                       -0.004    0.011   -0.378      Inf</w:t>
      </w:r>
      <w:r>
        <w:br/>
      </w:r>
      <w:r>
        <w:rPr>
          <w:rStyle w:val="VerbatimChar"/>
        </w:rPr>
        <w:t xml:space="preserve">    smoke_bfr_strk                        0.023    0.014    1.697      Inf</w:t>
      </w:r>
      <w:r>
        <w:br/>
      </w:r>
      <w:r>
        <w:rPr>
          <w:rStyle w:val="VerbatimChar"/>
        </w:rPr>
        <w:t xml:space="preserve">    dibts_bfr_strk                        0.006    0.017    0.364      Inf</w:t>
      </w:r>
      <w:r>
        <w:br/>
      </w:r>
      <w:r>
        <w:rPr>
          <w:rStyle w:val="VerbatimChar"/>
        </w:rPr>
        <w:t xml:space="preserve">    hyprtnsn_bfr_s                       -0.002    0.014   -0.145      Inf</w:t>
      </w:r>
      <w:r>
        <w:br/>
      </w:r>
      <w:r>
        <w:rPr>
          <w:rStyle w:val="VerbatimChar"/>
        </w:rPr>
        <w:t xml:space="preserve">  P(&gt;|t|) ci.lower ci.upper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         1.000    1.000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0.709   -0.569    0.387</w:t>
      </w:r>
      <w:r>
        <w:br/>
      </w:r>
      <w:r>
        <w:rPr>
          <w:rStyle w:val="VerbatimChar"/>
        </w:rPr>
        <w:t xml:space="preserve">    0.011    0.053    0.408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0.000    0.441    0.948</w:t>
      </w:r>
      <w:r>
        <w:br/>
      </w:r>
      <w:r>
        <w:rPr>
          <w:rStyle w:val="VerbatimChar"/>
        </w:rPr>
        <w:t xml:space="preserve">    0.089   -0.012    0.176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0.001   -0.348   -0.086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0.022   -1.037   -0.083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0.001    0.021    0.084</w:t>
      </w:r>
      <w:r>
        <w:br/>
      </w:r>
      <w:r>
        <w:rPr>
          <w:rStyle w:val="VerbatimChar"/>
        </w:rPr>
        <w:t xml:space="preserve">    0.859   -0.020    0.017</w:t>
      </w:r>
      <w:r>
        <w:br/>
      </w:r>
      <w:r>
        <w:rPr>
          <w:rStyle w:val="VerbatimChar"/>
        </w:rPr>
        <w:t xml:space="preserve">    0.875   -0.099    0.117</w:t>
      </w:r>
      <w:r>
        <w:br/>
      </w:r>
      <w:r>
        <w:rPr>
          <w:rStyle w:val="VerbatimChar"/>
        </w:rPr>
        <w:t xml:space="preserve">    0.798   -0.022    0.028</w:t>
      </w:r>
      <w:r>
        <w:br/>
      </w:r>
      <w:r>
        <w:rPr>
          <w:rStyle w:val="VerbatimChar"/>
        </w:rPr>
        <w:t xml:space="preserve">    0.723   -0.016    0.023</w:t>
      </w:r>
      <w:r>
        <w:br/>
      </w:r>
      <w:r>
        <w:rPr>
          <w:rStyle w:val="VerbatimChar"/>
        </w:rPr>
        <w:t xml:space="preserve">    0.166   -0.007    0.043</w:t>
      </w:r>
      <w:r>
        <w:br/>
      </w:r>
      <w:r>
        <w:rPr>
          <w:rStyle w:val="VerbatimChar"/>
        </w:rPr>
        <w:t xml:space="preserve">    0.559   -0.040    0.021</w:t>
      </w:r>
      <w:r>
        <w:br/>
      </w:r>
      <w:r>
        <w:rPr>
          <w:rStyle w:val="VerbatimChar"/>
        </w:rPr>
        <w:t xml:space="preserve">    0.239   -0.040    0.010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0.175   -0.056    0.010</w:t>
      </w:r>
      <w:r>
        <w:br/>
      </w:r>
      <w:r>
        <w:rPr>
          <w:rStyle w:val="VerbatimChar"/>
        </w:rPr>
        <w:t xml:space="preserve">    0.312   -0.010    0.030</w:t>
      </w:r>
      <w:r>
        <w:br/>
      </w:r>
      <w:r>
        <w:rPr>
          <w:rStyle w:val="VerbatimChar"/>
        </w:rPr>
        <w:t xml:space="preserve">    0.999   -0.115    0.115</w:t>
      </w:r>
      <w:r>
        <w:br/>
      </w:r>
      <w:r>
        <w:rPr>
          <w:rStyle w:val="VerbatimChar"/>
        </w:rPr>
        <w:t xml:space="preserve">    0.282   -0.041    0.012</w:t>
      </w:r>
      <w:r>
        <w:br/>
      </w:r>
      <w:r>
        <w:rPr>
          <w:rStyle w:val="VerbatimChar"/>
        </w:rPr>
        <w:t xml:space="preserve">    0.705   -0.025    0.017</w:t>
      </w:r>
      <w:r>
        <w:br/>
      </w:r>
      <w:r>
        <w:rPr>
          <w:rStyle w:val="VerbatimChar"/>
        </w:rPr>
        <w:t xml:space="preserve">    0.090   -0.004    0.050</w:t>
      </w:r>
      <w:r>
        <w:br/>
      </w:r>
      <w:r>
        <w:rPr>
          <w:rStyle w:val="VerbatimChar"/>
        </w:rPr>
        <w:t xml:space="preserve">    0.716   -0.026    0.038</w:t>
      </w:r>
      <w:r>
        <w:br/>
      </w:r>
      <w:r>
        <w:rPr>
          <w:rStyle w:val="VerbatimChar"/>
        </w:rPr>
        <w:t xml:space="preserve">    0.885   -0.029    0.025</w:t>
      </w:r>
      <w:r>
        <w:br/>
      </w:r>
      <w:r>
        <w:br/>
      </w:r>
      <w:r>
        <w:rPr>
          <w:rStyle w:val="VerbatimChar"/>
        </w:rPr>
        <w:t>Covariances:</w:t>
      </w:r>
      <w:r>
        <w:br/>
      </w:r>
      <w:r>
        <w:rPr>
          <w:rStyle w:val="VerbatimChar"/>
        </w:rPr>
        <w:lastRenderedPageBreak/>
        <w:t xml:space="preserve">                        Estimate  Std.Err  t-value       df  P(&gt;|t|) ci.lower</w:t>
      </w:r>
      <w:r>
        <w:br/>
      </w:r>
      <w:r>
        <w:rPr>
          <w:rStyle w:val="VerbatimChar"/>
        </w:rPr>
        <w:t xml:space="preserve"> .migraine_incidence ~~                                                      </w:t>
      </w:r>
      <w:r>
        <w:br/>
      </w:r>
      <w:r>
        <w:rPr>
          <w:rStyle w:val="VerbatimChar"/>
        </w:rPr>
        <w:t xml:space="preserve">   .stroke_incidnc         0.002    0.001    1.553      Inf    0.120   -0.001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0.005</w:t>
      </w:r>
      <w:r>
        <w:br/>
      </w:r>
      <w:r>
        <w:br/>
      </w:r>
      <w:r>
        <w:rPr>
          <w:rStyle w:val="VerbatimChar"/>
        </w:rPr>
        <w:t>Intercepts: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1.418    0.080   17.765   92.775    0.000    1.259</w:t>
      </w:r>
      <w:r>
        <w:br/>
      </w:r>
      <w:r>
        <w:rPr>
          <w:rStyle w:val="VerbatimChar"/>
        </w:rPr>
        <w:t xml:space="preserve">   .dly_hrs_chldc_    0.086    0.040    2.131      Inf    0.033    0.007</w:t>
      </w:r>
      <w:r>
        <w:br/>
      </w:r>
      <w:r>
        <w:rPr>
          <w:rStyle w:val="VerbatimChar"/>
        </w:rPr>
        <w:t xml:space="preserve">   .crrnt_mnthl___    0.394    0.043    9.140   56.835    0.000    0.308</w:t>
      </w:r>
      <w:r>
        <w:br/>
      </w:r>
      <w:r>
        <w:rPr>
          <w:rStyle w:val="VerbatimChar"/>
        </w:rPr>
        <w:t xml:space="preserve">   .gross_horly_wg    1.403    0.140   10.026   70.708    0.000    1.124</w:t>
      </w:r>
      <w:r>
        <w:br/>
      </w:r>
      <w:r>
        <w:rPr>
          <w:rStyle w:val="VerbatimChar"/>
        </w:rPr>
        <w:t xml:space="preserve">   .emplymnt_stts_    0.412    0.030   13.646      Inf    0.000    0.353</w:t>
      </w:r>
      <w:r>
        <w:br/>
      </w:r>
      <w:r>
        <w:rPr>
          <w:rStyle w:val="VerbatimChar"/>
        </w:rPr>
        <w:t xml:space="preserve">   .hghst_dctnl_dg    4.257    0.064   66.159  194.735    0.000    4.130</w:t>
      </w:r>
      <w:r>
        <w:br/>
      </w:r>
      <w:r>
        <w:rPr>
          <w:rStyle w:val="VerbatimChar"/>
        </w:rPr>
        <w:t xml:space="preserve">   .risk_takng_scl    4.729    0.095   49.979  345.776    0.000    4.543</w:t>
      </w:r>
      <w:r>
        <w:br/>
      </w:r>
      <w:r>
        <w:rPr>
          <w:rStyle w:val="VerbatimChar"/>
        </w:rPr>
        <w:t xml:space="preserve">   .politicl_ntrst    1.740    0.033   52.404  152.354    0.000    1.675</w:t>
      </w:r>
      <w:r>
        <w:br/>
      </w:r>
      <w:r>
        <w:rPr>
          <w:rStyle w:val="VerbatimChar"/>
        </w:rPr>
        <w:t xml:space="preserve">   .nm_physcn_vsts    3.506    0.162   21.637      Inf    0.000    3.188</w:t>
      </w:r>
      <w:r>
        <w:br/>
      </w:r>
      <w:r>
        <w:rPr>
          <w:rStyle w:val="VerbatimChar"/>
        </w:rPr>
        <w:t xml:space="preserve">   .migraine_ncdnc    0.016    0.016    0.953      Inf    0.341   -0.017</w:t>
      </w:r>
      <w:r>
        <w:br/>
      </w:r>
      <w:r>
        <w:rPr>
          <w:rStyle w:val="VerbatimChar"/>
        </w:rPr>
        <w:t xml:space="preserve">   .stroke_incidnc    0.051    0.017    2.957      Inf    0.003    0.017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1.576</w:t>
      </w:r>
      <w:r>
        <w:br/>
      </w:r>
      <w:r>
        <w:rPr>
          <w:rStyle w:val="VerbatimChar"/>
        </w:rPr>
        <w:t xml:space="preserve">    0.165</w:t>
      </w:r>
      <w:r>
        <w:br/>
      </w:r>
      <w:r>
        <w:rPr>
          <w:rStyle w:val="VerbatimChar"/>
        </w:rPr>
        <w:t xml:space="preserve">    0.480</w:t>
      </w:r>
      <w:r>
        <w:br/>
      </w:r>
      <w:r>
        <w:rPr>
          <w:rStyle w:val="VerbatimChar"/>
        </w:rPr>
        <w:t xml:space="preserve">    1.682</w:t>
      </w:r>
      <w:r>
        <w:br/>
      </w:r>
      <w:r>
        <w:rPr>
          <w:rStyle w:val="VerbatimChar"/>
        </w:rPr>
        <w:t xml:space="preserve">    0.471</w:t>
      </w:r>
      <w:r>
        <w:br/>
      </w:r>
      <w:r>
        <w:rPr>
          <w:rStyle w:val="VerbatimChar"/>
        </w:rPr>
        <w:t xml:space="preserve">    4.384</w:t>
      </w:r>
      <w:r>
        <w:br/>
      </w:r>
      <w:r>
        <w:rPr>
          <w:rStyle w:val="VerbatimChar"/>
        </w:rPr>
        <w:t xml:space="preserve">    4.915</w:t>
      </w:r>
      <w:r>
        <w:br/>
      </w:r>
      <w:r>
        <w:rPr>
          <w:rStyle w:val="VerbatimChar"/>
        </w:rPr>
        <w:t xml:space="preserve">    1.806</w:t>
      </w:r>
      <w:r>
        <w:br/>
      </w:r>
      <w:r>
        <w:rPr>
          <w:rStyle w:val="VerbatimChar"/>
        </w:rPr>
        <w:t xml:space="preserve">    3.823</w:t>
      </w:r>
      <w:r>
        <w:br/>
      </w:r>
      <w:r>
        <w:rPr>
          <w:rStyle w:val="VerbatimChar"/>
        </w:rPr>
        <w:t xml:space="preserve">    0.048</w:t>
      </w:r>
      <w:r>
        <w:br/>
      </w:r>
      <w:r>
        <w:rPr>
          <w:rStyle w:val="VerbatimChar"/>
        </w:rPr>
        <w:t xml:space="preserve">    0.086</w:t>
      </w:r>
      <w:r>
        <w:br/>
      </w:r>
      <w:r>
        <w:br/>
      </w:r>
      <w:r>
        <w:rPr>
          <w:rStyle w:val="VerbatimChar"/>
        </w:rPr>
        <w:t>Variances: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1.873    0.091   20.482  124.269    0.000    1.692</w:t>
      </w:r>
      <w:r>
        <w:br/>
      </w:r>
      <w:r>
        <w:rPr>
          <w:rStyle w:val="VerbatimChar"/>
        </w:rPr>
        <w:t xml:space="preserve">   .dly_hrs_chldc_    0.556    0.025   22.350      Inf    0.000    0.508</w:t>
      </w:r>
      <w:r>
        <w:br/>
      </w:r>
      <w:r>
        <w:rPr>
          <w:rStyle w:val="VerbatimChar"/>
        </w:rPr>
        <w:t xml:space="preserve">   .crrnt_mnthl___    0.660    0.040   16.363   19.643    0.000    0.576</w:t>
      </w:r>
      <w:r>
        <w:br/>
      </w:r>
      <w:r>
        <w:rPr>
          <w:rStyle w:val="VerbatimChar"/>
        </w:rPr>
        <w:t xml:space="preserve">   .gross_horly_wg   10.065    0.485   20.751   19.205    0.000    9.051</w:t>
      </w:r>
      <w:r>
        <w:br/>
      </w:r>
      <w:r>
        <w:rPr>
          <w:rStyle w:val="VerbatimChar"/>
        </w:rPr>
        <w:t xml:space="preserve">   .emplymnt_stts_    0.573    0.027   21.176      Inf    0.000    0.520</w:t>
      </w:r>
      <w:r>
        <w:br/>
      </w:r>
      <w:r>
        <w:rPr>
          <w:rStyle w:val="VerbatimChar"/>
        </w:rPr>
        <w:t xml:space="preserve">   .hghst_dctnl_dg    1.915    0.106   18.002  409.798    0.000    1.706</w:t>
      </w:r>
      <w:r>
        <w:br/>
      </w:r>
      <w:r>
        <w:rPr>
          <w:rStyle w:val="VerbatimChar"/>
        </w:rPr>
        <w:t xml:space="preserve">   .risk_takng_scl    5.477    0.262   20.938      Inf    0.000    4.964</w:t>
      </w:r>
      <w:r>
        <w:br/>
      </w:r>
      <w:r>
        <w:rPr>
          <w:rStyle w:val="VerbatimChar"/>
        </w:rPr>
        <w:t xml:space="preserve">   .politicl_ntrst    0.588    0.030   19.606  584.614    0.000    0.529</w:t>
      </w:r>
      <w:r>
        <w:br/>
      </w:r>
      <w:r>
        <w:rPr>
          <w:rStyle w:val="VerbatimChar"/>
        </w:rPr>
        <w:t xml:space="preserve">   .nm_physcn_vsts   19.141    0.856   22.363  174.815    0.000   17.451</w:t>
      </w:r>
      <w:r>
        <w:br/>
      </w:r>
      <w:r>
        <w:rPr>
          <w:rStyle w:val="VerbatimChar"/>
        </w:rPr>
        <w:t xml:space="preserve">   .migraine_ncdnc    0.038    0.002   22.371      Inf    0.000    0.035</w:t>
      </w:r>
      <w:r>
        <w:br/>
      </w:r>
      <w:r>
        <w:rPr>
          <w:rStyle w:val="VerbatimChar"/>
        </w:rPr>
        <w:t xml:space="preserve">   .stroke_incidnc    0.043    0.002   22.339      Inf    0.000    0.039</w:t>
      </w:r>
      <w:r>
        <w:br/>
      </w:r>
      <w:r>
        <w:rPr>
          <w:rStyle w:val="VerbatimChar"/>
        </w:rPr>
        <w:t xml:space="preserve">   .gender            0.767    0.130    5.901   39.396    0.000    0.504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2.054</w:t>
      </w:r>
      <w:r>
        <w:br/>
      </w:r>
      <w:r>
        <w:rPr>
          <w:rStyle w:val="VerbatimChar"/>
        </w:rPr>
        <w:lastRenderedPageBreak/>
        <w:t xml:space="preserve">    0.605</w:t>
      </w:r>
      <w:r>
        <w:br/>
      </w:r>
      <w:r>
        <w:rPr>
          <w:rStyle w:val="VerbatimChar"/>
        </w:rPr>
        <w:t xml:space="preserve">    0.744</w:t>
      </w:r>
      <w:r>
        <w:br/>
      </w:r>
      <w:r>
        <w:rPr>
          <w:rStyle w:val="VerbatimChar"/>
        </w:rPr>
        <w:t xml:space="preserve">   11.080</w:t>
      </w:r>
      <w:r>
        <w:br/>
      </w:r>
      <w:r>
        <w:rPr>
          <w:rStyle w:val="VerbatimChar"/>
        </w:rPr>
        <w:t xml:space="preserve">    0.626</w:t>
      </w:r>
      <w:r>
        <w:br/>
      </w:r>
      <w:r>
        <w:rPr>
          <w:rStyle w:val="VerbatimChar"/>
        </w:rPr>
        <w:t xml:space="preserve">    2.124</w:t>
      </w:r>
      <w:r>
        <w:br/>
      </w:r>
      <w:r>
        <w:rPr>
          <w:rStyle w:val="VerbatimChar"/>
        </w:rPr>
        <w:t xml:space="preserve">    5.990</w:t>
      </w:r>
      <w:r>
        <w:br/>
      </w:r>
      <w:r>
        <w:rPr>
          <w:rStyle w:val="VerbatimChar"/>
        </w:rPr>
        <w:t xml:space="preserve">    0.647</w:t>
      </w:r>
      <w:r>
        <w:br/>
      </w:r>
      <w:r>
        <w:rPr>
          <w:rStyle w:val="VerbatimChar"/>
        </w:rPr>
        <w:t xml:space="preserve">   20.830</w:t>
      </w:r>
      <w:r>
        <w:br/>
      </w:r>
      <w:r>
        <w:rPr>
          <w:rStyle w:val="VerbatimChar"/>
        </w:rPr>
        <w:t xml:space="preserve">    0.042</w:t>
      </w:r>
      <w:r>
        <w:br/>
      </w:r>
      <w:r>
        <w:rPr>
          <w:rStyle w:val="VerbatimChar"/>
        </w:rPr>
        <w:t xml:space="preserve">    0.047</w:t>
      </w:r>
      <w:r>
        <w:br/>
      </w:r>
      <w:r>
        <w:rPr>
          <w:rStyle w:val="VerbatimChar"/>
        </w:rPr>
        <w:t xml:space="preserve">    1.030</w:t>
      </w:r>
      <w:r>
        <w:br/>
      </w:r>
      <w:r>
        <w:br/>
      </w:r>
      <w:r>
        <w:br/>
      </w:r>
      <w:r>
        <w:rPr>
          <w:rStyle w:val="VerbatimChar"/>
        </w:rPr>
        <w:t>Group 2 [[35,50)]:</w:t>
      </w:r>
      <w:r>
        <w:br/>
      </w:r>
      <w:r>
        <w:br/>
      </w:r>
      <w:r>
        <w:rPr>
          <w:rStyle w:val="VerbatimChar"/>
        </w:rPr>
        <w:t>Latent Variables: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gender =~                                                             </w:t>
      </w:r>
      <w:r>
        <w:br/>
      </w:r>
      <w:r>
        <w:rPr>
          <w:rStyle w:val="VerbatimChar"/>
        </w:rPr>
        <w:t xml:space="preserve">    dly_hrs_hswrk_    1.123    0.075   14.896  378.627    0.000    0.975</w:t>
      </w:r>
      <w:r>
        <w:br/>
      </w:r>
      <w:r>
        <w:rPr>
          <w:rStyle w:val="VerbatimChar"/>
        </w:rPr>
        <w:t xml:space="preserve">    dly_hrs_chldc_    2.135    0.177   12.074  646.508    0.000    1.788</w:t>
      </w:r>
      <w:r>
        <w:br/>
      </w:r>
      <w:r>
        <w:rPr>
          <w:rStyle w:val="VerbatimChar"/>
        </w:rPr>
        <w:t xml:space="preserve">    crrnt_mnthl___   -0.714    0.057  -12.492  555.908    0.000   -0.827</w:t>
      </w:r>
      <w:r>
        <w:br/>
      </w:r>
      <w:r>
        <w:rPr>
          <w:rStyle w:val="VerbatimChar"/>
        </w:rPr>
        <w:t xml:space="preserve">    gross_horly_wg   -0.613    0.101   -6.098   22.415    0.000   -0.822</w:t>
      </w:r>
      <w:r>
        <w:br/>
      </w:r>
      <w:r>
        <w:rPr>
          <w:rStyle w:val="VerbatimChar"/>
        </w:rPr>
        <w:t xml:space="preserve">    emplymnt_stts_   -0.839    0.055  -15.215      Inf    0.000   -0.947</w:t>
      </w:r>
      <w:r>
        <w:br/>
      </w:r>
      <w:r>
        <w:rPr>
          <w:rStyle w:val="VerbatimChar"/>
        </w:rPr>
        <w:t xml:space="preserve">    hghst_dctnl_dg   -0.576    0.074   -7.828  563.410    0.000   -0.720</w:t>
      </w:r>
      <w:r>
        <w:br/>
      </w:r>
      <w:r>
        <w:rPr>
          <w:rStyle w:val="VerbatimChar"/>
        </w:rPr>
        <w:t xml:space="preserve">    risk_takng_scl   -0.603    0.102   -5.932      Inf    0.000   -0.803</w:t>
      </w:r>
      <w:r>
        <w:br/>
      </w:r>
      <w:r>
        <w:rPr>
          <w:rStyle w:val="VerbatimChar"/>
        </w:rPr>
        <w:t xml:space="preserve">    politicl_ntrst   -0.294    0.035   -8.316      Inf    0.000   -0.363</w:t>
      </w:r>
      <w:r>
        <w:br/>
      </w:r>
      <w:r>
        <w:rPr>
          <w:rStyle w:val="VerbatimChar"/>
        </w:rPr>
        <w:t xml:space="preserve">    crrnt_mt_prnt_    0.069    0.008    8.489  953.671    0.000    0.053</w:t>
      </w:r>
      <w:r>
        <w:br/>
      </w:r>
      <w:r>
        <w:rPr>
          <w:rStyle w:val="VerbatimChar"/>
        </w:rPr>
        <w:t xml:space="preserve">    nm_physcn_vsts    0.475    0.139    3.408      Inf    0.001    0.202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1.272</w:t>
      </w:r>
      <w:r>
        <w:br/>
      </w:r>
      <w:r>
        <w:rPr>
          <w:rStyle w:val="VerbatimChar"/>
        </w:rPr>
        <w:t xml:space="preserve">    2.482</w:t>
      </w:r>
      <w:r>
        <w:br/>
      </w:r>
      <w:r>
        <w:rPr>
          <w:rStyle w:val="VerbatimChar"/>
        </w:rPr>
        <w:t xml:space="preserve">   -0.602</w:t>
      </w:r>
      <w:r>
        <w:br/>
      </w:r>
      <w:r>
        <w:rPr>
          <w:rStyle w:val="VerbatimChar"/>
        </w:rPr>
        <w:t xml:space="preserve">   -0.405</w:t>
      </w:r>
      <w:r>
        <w:br/>
      </w:r>
      <w:r>
        <w:rPr>
          <w:rStyle w:val="VerbatimChar"/>
        </w:rPr>
        <w:t xml:space="preserve">   -0.731</w:t>
      </w:r>
      <w:r>
        <w:br/>
      </w:r>
      <w:r>
        <w:rPr>
          <w:rStyle w:val="VerbatimChar"/>
        </w:rPr>
        <w:t xml:space="preserve">   -0.431</w:t>
      </w:r>
      <w:r>
        <w:br/>
      </w:r>
      <w:r>
        <w:rPr>
          <w:rStyle w:val="VerbatimChar"/>
        </w:rPr>
        <w:t xml:space="preserve">   -0.404</w:t>
      </w:r>
      <w:r>
        <w:br/>
      </w:r>
      <w:r>
        <w:rPr>
          <w:rStyle w:val="VerbatimChar"/>
        </w:rPr>
        <w:t xml:space="preserve">   -0.225</w:t>
      </w:r>
      <w:r>
        <w:br/>
      </w:r>
      <w:r>
        <w:rPr>
          <w:rStyle w:val="VerbatimChar"/>
        </w:rPr>
        <w:t xml:space="preserve">    0.085</w:t>
      </w:r>
      <w:r>
        <w:br/>
      </w:r>
      <w:r>
        <w:rPr>
          <w:rStyle w:val="VerbatimChar"/>
        </w:rPr>
        <w:t xml:space="preserve">    0.749</w:t>
      </w:r>
      <w:r>
        <w:br/>
      </w:r>
      <w:r>
        <w:br/>
      </w:r>
      <w:r>
        <w:rPr>
          <w:rStyle w:val="VerbatimChar"/>
        </w:rPr>
        <w:t>Regressions:</w:t>
      </w:r>
      <w:r>
        <w:br/>
      </w:r>
      <w:r>
        <w:rPr>
          <w:rStyle w:val="VerbatimChar"/>
        </w:rPr>
        <w:t xml:space="preserve">                                       Estimate  Std.Err  t-value       df</w:t>
      </w:r>
      <w:r>
        <w:br/>
      </w:r>
      <w:r>
        <w:rPr>
          <w:rStyle w:val="VerbatimChar"/>
        </w:rPr>
        <w:t xml:space="preserve">  gender ~                                                                </w:t>
      </w:r>
      <w:r>
        <w:br/>
      </w:r>
      <w:r>
        <w:rPr>
          <w:rStyle w:val="VerbatimChar"/>
        </w:rPr>
        <w:t xml:space="preserve">    sex_binary                            1.000                           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t xml:space="preserve">    nm_chldrn_n_hs                        0.148    0.050    2.990      Inf</w:t>
      </w:r>
      <w:r>
        <w:br/>
      </w:r>
      <w:r>
        <w:rPr>
          <w:rStyle w:val="VerbatimChar"/>
        </w:rPr>
        <w:t xml:space="preserve">    partner                               0.091    0.094    0.964      Inf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lastRenderedPageBreak/>
        <w:t xml:space="preserve">    nm_chldrn_n_hs                        1.916    0.138   13.835      Inf</w:t>
      </w:r>
      <w:r>
        <w:br/>
      </w:r>
      <w:r>
        <w:rPr>
          <w:rStyle w:val="VerbatimChar"/>
        </w:rPr>
        <w:t xml:space="preserve">    partner                              -0.158    0.263   -0.601      Inf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est_grmn_rsdnc                       -0.179    0.087   -2.044      Inf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est_grmn_rsdnc                       -0.260    0.189   -1.376  522.038</w:t>
      </w:r>
      <w:r>
        <w:br/>
      </w:r>
      <w:r>
        <w:rPr>
          <w:rStyle w:val="VerbatimChar"/>
        </w:rPr>
        <w:t xml:space="preserve">  migraine_incidence ~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0.046    0.016    2.819      Inf</w:t>
      </w:r>
      <w:r>
        <w:br/>
      </w:r>
      <w:r>
        <w:rPr>
          <w:rStyle w:val="VerbatimChar"/>
        </w:rPr>
        <w:t xml:space="preserve">    gender                               -0.004    0.011   -0.369      Inf</w:t>
      </w:r>
      <w:r>
        <w:br/>
      </w:r>
      <w:r>
        <w:rPr>
          <w:rStyle w:val="VerbatimChar"/>
        </w:rPr>
        <w:t xml:space="preserve">    sex_or                                0.007    0.037    0.190      Inf</w:t>
      </w:r>
      <w:r>
        <w:br/>
      </w:r>
      <w:r>
        <w:rPr>
          <w:rStyle w:val="VerbatimChar"/>
        </w:rPr>
        <w:t xml:space="preserve">    partner                              -0.006    0.014   -0.403      Inf</w:t>
      </w:r>
      <w:r>
        <w:br/>
      </w:r>
      <w:r>
        <w:rPr>
          <w:rStyle w:val="VerbatimChar"/>
        </w:rPr>
        <w:t xml:space="preserve">    immigrtn_hstry                       -0.007    0.007   -1.039      Inf</w:t>
      </w:r>
      <w:r>
        <w:br/>
      </w:r>
      <w:r>
        <w:rPr>
          <w:rStyle w:val="VerbatimChar"/>
        </w:rPr>
        <w:t xml:space="preserve">    smoke_bfr_mgrn                        0.021    0.013    1.605      Inf</w:t>
      </w:r>
      <w:r>
        <w:br/>
      </w:r>
      <w:r>
        <w:rPr>
          <w:rStyle w:val="VerbatimChar"/>
        </w:rPr>
        <w:t xml:space="preserve">    dibts_bfr_mgrn                       -0.017    0.038   -0.464      Inf</w:t>
      </w:r>
      <w:r>
        <w:br/>
      </w:r>
      <w:r>
        <w:rPr>
          <w:rStyle w:val="VerbatimChar"/>
        </w:rPr>
        <w:t xml:space="preserve">    hyprtnsn_bfr_m                       -0.005    0.019   -0.267      Inf</w:t>
      </w:r>
      <w:r>
        <w:br/>
      </w:r>
      <w:r>
        <w:rPr>
          <w:rStyle w:val="VerbatimChar"/>
        </w:rPr>
        <w:t xml:space="preserve">  stroke_incidence ~                                                      </w:t>
      </w:r>
      <w:r>
        <w:br/>
      </w:r>
      <w:r>
        <w:rPr>
          <w:rStyle w:val="VerbatimChar"/>
        </w:rPr>
        <w:t xml:space="preserve">    sex_binary                           -0.002    0.004   -0.381      Inf</w:t>
      </w:r>
      <w:r>
        <w:br/>
      </w:r>
      <w:r>
        <w:rPr>
          <w:rStyle w:val="VerbatimChar"/>
        </w:rPr>
        <w:t xml:space="preserve">    gender                                0.001    0.003    0.460      Inf</w:t>
      </w:r>
      <w:r>
        <w:br/>
      </w:r>
      <w:r>
        <w:rPr>
          <w:rStyle w:val="VerbatimChar"/>
        </w:rPr>
        <w:t xml:space="preserve">    sex_or                               -0.003    0.009   -0.352  790.306</w:t>
      </w:r>
      <w:r>
        <w:br/>
      </w:r>
      <w:r>
        <w:rPr>
          <w:rStyle w:val="VerbatimChar"/>
        </w:rPr>
        <w:t xml:space="preserve">    partner                              -0.002    0.003   -0.574      Inf</w:t>
      </w:r>
      <w:r>
        <w:br/>
      </w:r>
      <w:r>
        <w:rPr>
          <w:rStyle w:val="VerbatimChar"/>
        </w:rPr>
        <w:t xml:space="preserve">    immigrtn_hstry                       -0.002    0.002   -1.084      Inf</w:t>
      </w:r>
      <w:r>
        <w:br/>
      </w:r>
      <w:r>
        <w:rPr>
          <w:rStyle w:val="VerbatimChar"/>
        </w:rPr>
        <w:t xml:space="preserve">    smoke_bfr_strk                        0.002    0.003    0.679      Inf</w:t>
      </w:r>
      <w:r>
        <w:br/>
      </w:r>
      <w:r>
        <w:rPr>
          <w:rStyle w:val="VerbatimChar"/>
        </w:rPr>
        <w:t xml:space="preserve">    dibts_bfr_strk                        0.006    0.009    0.708      Inf</w:t>
      </w:r>
      <w:r>
        <w:br/>
      </w:r>
      <w:r>
        <w:rPr>
          <w:rStyle w:val="VerbatimChar"/>
        </w:rPr>
        <w:t xml:space="preserve">    hyprtnsn_bfr_s                        0.002    0.005    0.325      Inf</w:t>
      </w:r>
      <w:r>
        <w:br/>
      </w:r>
      <w:r>
        <w:rPr>
          <w:rStyle w:val="VerbatimChar"/>
        </w:rPr>
        <w:t xml:space="preserve">  P(&gt;|t|) ci.lower ci.upper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         1.000    1.000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0.003    0.051    0.245</w:t>
      </w:r>
      <w:r>
        <w:br/>
      </w:r>
      <w:r>
        <w:rPr>
          <w:rStyle w:val="VerbatimChar"/>
        </w:rPr>
        <w:t xml:space="preserve">    0.335   -0.094    0.275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0.000    1.644    2.187</w:t>
      </w:r>
      <w:r>
        <w:br/>
      </w:r>
      <w:r>
        <w:rPr>
          <w:rStyle w:val="VerbatimChar"/>
        </w:rPr>
        <w:t xml:space="preserve">    0.548   -0.673    0.357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0.041   -0.350   -0.007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0.169   -0.630    0.111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0.005    0.014    0.079</w:t>
      </w:r>
      <w:r>
        <w:br/>
      </w:r>
      <w:r>
        <w:rPr>
          <w:rStyle w:val="VerbatimChar"/>
        </w:rPr>
        <w:t xml:space="preserve">    0.712   -0.025    0.017</w:t>
      </w:r>
      <w:r>
        <w:br/>
      </w:r>
      <w:r>
        <w:rPr>
          <w:rStyle w:val="VerbatimChar"/>
        </w:rPr>
        <w:t xml:space="preserve">    0.849   -0.066    0.080</w:t>
      </w:r>
      <w:r>
        <w:br/>
      </w:r>
      <w:r>
        <w:rPr>
          <w:rStyle w:val="VerbatimChar"/>
        </w:rPr>
        <w:t xml:space="preserve">    0.687   -0.033    0.022</w:t>
      </w:r>
      <w:r>
        <w:br/>
      </w:r>
      <w:r>
        <w:rPr>
          <w:rStyle w:val="VerbatimChar"/>
        </w:rPr>
        <w:t xml:space="preserve">    0.299   -0.020    0.006</w:t>
      </w:r>
      <w:r>
        <w:br/>
      </w:r>
      <w:r>
        <w:rPr>
          <w:rStyle w:val="VerbatimChar"/>
        </w:rPr>
        <w:t xml:space="preserve">    0.109   -0.005    0.046</w:t>
      </w:r>
      <w:r>
        <w:br/>
      </w:r>
      <w:r>
        <w:rPr>
          <w:rStyle w:val="VerbatimChar"/>
        </w:rPr>
        <w:t xml:space="preserve">    0.643   -0.091    0.056</w:t>
      </w:r>
      <w:r>
        <w:br/>
      </w:r>
      <w:r>
        <w:rPr>
          <w:rStyle w:val="VerbatimChar"/>
        </w:rPr>
        <w:t xml:space="preserve">    0.790   -0.043    0.033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0.703   -0.010    0.006</w:t>
      </w:r>
      <w:r>
        <w:br/>
      </w:r>
      <w:r>
        <w:rPr>
          <w:rStyle w:val="VerbatimChar"/>
        </w:rPr>
        <w:t xml:space="preserve">    0.646   -0.004    0.006</w:t>
      </w:r>
      <w:r>
        <w:br/>
      </w:r>
      <w:r>
        <w:rPr>
          <w:rStyle w:val="VerbatimChar"/>
        </w:rPr>
        <w:lastRenderedPageBreak/>
        <w:t xml:space="preserve">    0.725   -0.021    0.015</w:t>
      </w:r>
      <w:r>
        <w:br/>
      </w:r>
      <w:r>
        <w:rPr>
          <w:rStyle w:val="VerbatimChar"/>
        </w:rPr>
        <w:t xml:space="preserve">    0.566   -0.009    0.005</w:t>
      </w:r>
      <w:r>
        <w:br/>
      </w:r>
      <w:r>
        <w:rPr>
          <w:rStyle w:val="VerbatimChar"/>
        </w:rPr>
        <w:t xml:space="preserve">    0.278   -0.005    0.001</w:t>
      </w:r>
      <w:r>
        <w:br/>
      </w:r>
      <w:r>
        <w:rPr>
          <w:rStyle w:val="VerbatimChar"/>
        </w:rPr>
        <w:t xml:space="preserve">    0.497   -0.004    0.008</w:t>
      </w:r>
      <w:r>
        <w:br/>
      </w:r>
      <w:r>
        <w:rPr>
          <w:rStyle w:val="VerbatimChar"/>
        </w:rPr>
        <w:t xml:space="preserve">    0.479   -0.011    0.024</w:t>
      </w:r>
      <w:r>
        <w:br/>
      </w:r>
      <w:r>
        <w:rPr>
          <w:rStyle w:val="VerbatimChar"/>
        </w:rPr>
        <w:t xml:space="preserve">    0.745   -0.008    0.011</w:t>
      </w:r>
      <w:r>
        <w:br/>
      </w:r>
      <w:r>
        <w:br/>
      </w:r>
      <w:r>
        <w:rPr>
          <w:rStyle w:val="VerbatimChar"/>
        </w:rPr>
        <w:t>Covariances:</w:t>
      </w:r>
      <w:r>
        <w:br/>
      </w:r>
      <w:r>
        <w:rPr>
          <w:rStyle w:val="VerbatimChar"/>
        </w:rPr>
        <w:t xml:space="preserve">                        Estimate  Std.Err  t-value       df  P(&gt;|t|) ci.lower</w:t>
      </w:r>
      <w:r>
        <w:br/>
      </w:r>
      <w:r>
        <w:rPr>
          <w:rStyle w:val="VerbatimChar"/>
        </w:rPr>
        <w:t xml:space="preserve"> .migraine_incidence ~~                                                      </w:t>
      </w:r>
      <w:r>
        <w:br/>
      </w:r>
      <w:r>
        <w:rPr>
          <w:rStyle w:val="VerbatimChar"/>
        </w:rPr>
        <w:t xml:space="preserve">   .stroke_incidnc         0.001    0.000    1.939      Inf    0.052   -0.000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0.001</w:t>
      </w:r>
      <w:r>
        <w:br/>
      </w:r>
      <w:r>
        <w:br/>
      </w:r>
      <w:r>
        <w:rPr>
          <w:rStyle w:val="VerbatimChar"/>
        </w:rPr>
        <w:t>Intercepts: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0.849    0.089    9.496      Inf    0.000    0.674</w:t>
      </w:r>
      <w:r>
        <w:br/>
      </w:r>
      <w:r>
        <w:rPr>
          <w:rStyle w:val="VerbatimChar"/>
        </w:rPr>
        <w:t xml:space="preserve">   .dly_hrs_chldc_   -0.288    0.240   -1.200      Inf    0.230   -0.758</w:t>
      </w:r>
      <w:r>
        <w:br/>
      </w:r>
      <w:r>
        <w:rPr>
          <w:rStyle w:val="VerbatimChar"/>
        </w:rPr>
        <w:t xml:space="preserve">   .crrnt_mnthl___    0.749    0.050   14.995      Inf    0.000    0.651</w:t>
      </w:r>
      <w:r>
        <w:br/>
      </w:r>
      <w:r>
        <w:rPr>
          <w:rStyle w:val="VerbatimChar"/>
        </w:rPr>
        <w:t xml:space="preserve">   .gross_horly_wg    0.763    0.098    7.788   27.076    0.000    0.562</w:t>
      </w:r>
      <w:r>
        <w:br/>
      </w:r>
      <w:r>
        <w:rPr>
          <w:rStyle w:val="VerbatimChar"/>
        </w:rPr>
        <w:t xml:space="preserve">   .emplymnt_stts_    2.645    0.042   62.486      Inf    0.000    2.562</w:t>
      </w:r>
      <w:r>
        <w:br/>
      </w:r>
      <w:r>
        <w:rPr>
          <w:rStyle w:val="VerbatimChar"/>
        </w:rPr>
        <w:t xml:space="preserve">   .hghst_dctnl_dg    4.297    0.066   65.524      Inf    0.000    4.169</w:t>
      </w:r>
      <w:r>
        <w:br/>
      </w:r>
      <w:r>
        <w:rPr>
          <w:rStyle w:val="VerbatimChar"/>
        </w:rPr>
        <w:t xml:space="preserve">   .risk_takng_scl    5.075    0.093   54.823      Inf    0.000    4.894</w:t>
      </w:r>
      <w:r>
        <w:br/>
      </w:r>
      <w:r>
        <w:rPr>
          <w:rStyle w:val="VerbatimChar"/>
        </w:rPr>
        <w:t xml:space="preserve">   .politicl_ntrst    1.345    0.031   42.915      Inf    0.000    1.284</w:t>
      </w:r>
      <w:r>
        <w:br/>
      </w:r>
      <w:r>
        <w:rPr>
          <w:rStyle w:val="VerbatimChar"/>
        </w:rPr>
        <w:t xml:space="preserve">   .crrnt_mt_prnt_    0.003    0.007    0.386      Inf    0.699   -0.011</w:t>
      </w:r>
      <w:r>
        <w:br/>
      </w:r>
      <w:r>
        <w:rPr>
          <w:rStyle w:val="VerbatimChar"/>
        </w:rPr>
        <w:t xml:space="preserve">   .nm_physcn_vsts    2.449    0.129   18.979      Inf    0.000    2.196</w:t>
      </w:r>
      <w:r>
        <w:br/>
      </w:r>
      <w:r>
        <w:rPr>
          <w:rStyle w:val="VerbatimChar"/>
        </w:rPr>
        <w:t xml:space="preserve">   .migraine_ncdnc    0.024    0.016    1.465      Inf    0.143   -0.008</w:t>
      </w:r>
      <w:r>
        <w:br/>
      </w:r>
      <w:r>
        <w:rPr>
          <w:rStyle w:val="VerbatimChar"/>
        </w:rPr>
        <w:t xml:space="preserve">   .stroke_incidnc    0.004    0.004    1.079      Inf    0.280   -0.004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1.024</w:t>
      </w:r>
      <w:r>
        <w:br/>
      </w:r>
      <w:r>
        <w:rPr>
          <w:rStyle w:val="VerbatimChar"/>
        </w:rPr>
        <w:t xml:space="preserve">    0.182</w:t>
      </w:r>
      <w:r>
        <w:br/>
      </w:r>
      <w:r>
        <w:rPr>
          <w:rStyle w:val="VerbatimChar"/>
        </w:rPr>
        <w:t xml:space="preserve">    0.846</w:t>
      </w:r>
      <w:r>
        <w:br/>
      </w:r>
      <w:r>
        <w:rPr>
          <w:rStyle w:val="VerbatimChar"/>
        </w:rPr>
        <w:t xml:space="preserve">    0.964</w:t>
      </w:r>
      <w:r>
        <w:br/>
      </w:r>
      <w:r>
        <w:rPr>
          <w:rStyle w:val="VerbatimChar"/>
        </w:rPr>
        <w:t xml:space="preserve">    2.728</w:t>
      </w:r>
      <w:r>
        <w:br/>
      </w:r>
      <w:r>
        <w:rPr>
          <w:rStyle w:val="VerbatimChar"/>
        </w:rPr>
        <w:t xml:space="preserve">    4.426</w:t>
      </w:r>
      <w:r>
        <w:br/>
      </w:r>
      <w:r>
        <w:rPr>
          <w:rStyle w:val="VerbatimChar"/>
        </w:rPr>
        <w:t xml:space="preserve">    5.257</w:t>
      </w:r>
      <w:r>
        <w:br/>
      </w:r>
      <w:r>
        <w:rPr>
          <w:rStyle w:val="VerbatimChar"/>
        </w:rPr>
        <w:t xml:space="preserve">    1.406</w:t>
      </w:r>
      <w:r>
        <w:br/>
      </w:r>
      <w:r>
        <w:rPr>
          <w:rStyle w:val="VerbatimChar"/>
        </w:rPr>
        <w:t xml:space="preserve">    0.017</w:t>
      </w:r>
      <w:r>
        <w:br/>
      </w:r>
      <w:r>
        <w:rPr>
          <w:rStyle w:val="VerbatimChar"/>
        </w:rPr>
        <w:t xml:space="preserve">    2.702</w:t>
      </w:r>
      <w:r>
        <w:br/>
      </w:r>
      <w:r>
        <w:rPr>
          <w:rStyle w:val="VerbatimChar"/>
        </w:rPr>
        <w:t xml:space="preserve">    0.056</w:t>
      </w:r>
      <w:r>
        <w:br/>
      </w:r>
      <w:r>
        <w:rPr>
          <w:rStyle w:val="VerbatimChar"/>
        </w:rPr>
        <w:t xml:space="preserve">    0.012</w:t>
      </w:r>
      <w:r>
        <w:br/>
      </w:r>
      <w:r>
        <w:br/>
      </w:r>
      <w:r>
        <w:rPr>
          <w:rStyle w:val="VerbatimChar"/>
        </w:rPr>
        <w:t>Variances: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1.301    0.075   17.395  404.319    0.000    1.154</w:t>
      </w:r>
      <w:r>
        <w:br/>
      </w:r>
      <w:r>
        <w:rPr>
          <w:rStyle w:val="VerbatimChar"/>
        </w:rPr>
        <w:t xml:space="preserve">   .dly_hrs_chldc_   11.518    0.553   20.815      Inf    0.000   10.433</w:t>
      </w:r>
      <w:r>
        <w:br/>
      </w:r>
      <w:r>
        <w:rPr>
          <w:rStyle w:val="VerbatimChar"/>
        </w:rPr>
        <w:t xml:space="preserve">   .crrnt_mnthl___    1.145    0.056   20.522  123.242    0.000    1.035</w:t>
      </w:r>
      <w:r>
        <w:br/>
      </w:r>
      <w:r>
        <w:rPr>
          <w:rStyle w:val="VerbatimChar"/>
        </w:rPr>
        <w:t xml:space="preserve">   .gross_horly_wg    5.745    0.302   19.015   19.018    0.000    5.113</w:t>
      </w:r>
      <w:r>
        <w:br/>
      </w:r>
      <w:r>
        <w:rPr>
          <w:rStyle w:val="VerbatimChar"/>
        </w:rPr>
        <w:lastRenderedPageBreak/>
        <w:t xml:space="preserve">   .emplymnt_stts_    0.652    0.039   16.755      Inf    0.000    0.576</w:t>
      </w:r>
      <w:r>
        <w:br/>
      </w:r>
      <w:r>
        <w:rPr>
          <w:rStyle w:val="VerbatimChar"/>
        </w:rPr>
        <w:t xml:space="preserve">   .hghst_dctnl_dg    2.848    0.127   22.445      Inf    0.000    2.599</w:t>
      </w:r>
      <w:r>
        <w:br/>
      </w:r>
      <w:r>
        <w:rPr>
          <w:rStyle w:val="VerbatimChar"/>
        </w:rPr>
        <w:t xml:space="preserve">   .risk_takng_scl    5.957    0.262   22.764      Inf    0.000    5.444</w:t>
      </w:r>
      <w:r>
        <w:br/>
      </w:r>
      <w:r>
        <w:rPr>
          <w:rStyle w:val="VerbatimChar"/>
        </w:rPr>
        <w:t xml:space="preserve">   .politicl_ntrst    0.640    0.029   22.338      Inf    0.000    0.584</w:t>
      </w:r>
      <w:r>
        <w:br/>
      </w:r>
      <w:r>
        <w:rPr>
          <w:rStyle w:val="VerbatimChar"/>
        </w:rPr>
        <w:t xml:space="preserve">   .crrnt_mt_prnt_    0.033    0.002   22.297      Inf    0.000    0.031</w:t>
      </w:r>
      <w:r>
        <w:br/>
      </w:r>
      <w:r>
        <w:rPr>
          <w:rStyle w:val="VerbatimChar"/>
        </w:rPr>
        <w:t xml:space="preserve">   .nm_physcn_vsts   12.036    0.523   23.005   47.072    0.000   10.983</w:t>
      </w:r>
      <w:r>
        <w:br/>
      </w:r>
      <w:r>
        <w:rPr>
          <w:rStyle w:val="VerbatimChar"/>
        </w:rPr>
        <w:t xml:space="preserve">   .migraine_ncdnc    0.042    0.002   23.113      Inf    0.000    0.038</w:t>
      </w:r>
      <w:r>
        <w:br/>
      </w:r>
      <w:r>
        <w:rPr>
          <w:rStyle w:val="VerbatimChar"/>
        </w:rPr>
        <w:t xml:space="preserve">   .stroke_incidnc    0.003    0.000   23.111      Inf    0.000    0.002</w:t>
      </w:r>
      <w:r>
        <w:br/>
      </w:r>
      <w:r>
        <w:rPr>
          <w:rStyle w:val="VerbatimChar"/>
        </w:rPr>
        <w:t xml:space="preserve">   .gender            0.539    0.070    7.655      Inf    0.000    0.401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1.449</w:t>
      </w:r>
      <w:r>
        <w:br/>
      </w:r>
      <w:r>
        <w:rPr>
          <w:rStyle w:val="VerbatimChar"/>
        </w:rPr>
        <w:t xml:space="preserve">   12.603</w:t>
      </w:r>
      <w:r>
        <w:br/>
      </w:r>
      <w:r>
        <w:rPr>
          <w:rStyle w:val="VerbatimChar"/>
        </w:rPr>
        <w:t xml:space="preserve">    1.256</w:t>
      </w:r>
      <w:r>
        <w:br/>
      </w:r>
      <w:r>
        <w:rPr>
          <w:rStyle w:val="VerbatimChar"/>
        </w:rPr>
        <w:t xml:space="preserve">    6.377</w:t>
      </w:r>
      <w:r>
        <w:br/>
      </w:r>
      <w:r>
        <w:rPr>
          <w:rStyle w:val="VerbatimChar"/>
        </w:rPr>
        <w:t xml:space="preserve">    0.729</w:t>
      </w:r>
      <w:r>
        <w:br/>
      </w:r>
      <w:r>
        <w:rPr>
          <w:rStyle w:val="VerbatimChar"/>
        </w:rPr>
        <w:t xml:space="preserve">    3.097</w:t>
      </w:r>
      <w:r>
        <w:br/>
      </w:r>
      <w:r>
        <w:rPr>
          <w:rStyle w:val="VerbatimChar"/>
        </w:rPr>
        <w:t xml:space="preserve">    6.470</w:t>
      </w:r>
      <w:r>
        <w:br/>
      </w:r>
      <w:r>
        <w:rPr>
          <w:rStyle w:val="VerbatimChar"/>
        </w:rPr>
        <w:t xml:space="preserve">    0.696</w:t>
      </w:r>
      <w:r>
        <w:br/>
      </w:r>
      <w:r>
        <w:rPr>
          <w:rStyle w:val="VerbatimChar"/>
        </w:rPr>
        <w:t xml:space="preserve">    0.036</w:t>
      </w:r>
      <w:r>
        <w:br/>
      </w:r>
      <w:r>
        <w:rPr>
          <w:rStyle w:val="VerbatimChar"/>
        </w:rPr>
        <w:t xml:space="preserve">   13.088</w:t>
      </w:r>
      <w:r>
        <w:br/>
      </w:r>
      <w:r>
        <w:rPr>
          <w:rStyle w:val="VerbatimChar"/>
        </w:rPr>
        <w:t xml:space="preserve">    0.045</w:t>
      </w:r>
      <w:r>
        <w:br/>
      </w:r>
      <w:r>
        <w:rPr>
          <w:rStyle w:val="VerbatimChar"/>
        </w:rPr>
        <w:t xml:space="preserve">    0.003</w:t>
      </w:r>
      <w:r>
        <w:br/>
      </w:r>
      <w:r>
        <w:rPr>
          <w:rStyle w:val="VerbatimChar"/>
        </w:rPr>
        <w:t xml:space="preserve">    0.677</w:t>
      </w:r>
      <w:r>
        <w:br/>
      </w:r>
      <w:r>
        <w:br/>
      </w:r>
      <w:r>
        <w:br/>
      </w:r>
      <w:r>
        <w:rPr>
          <w:rStyle w:val="VerbatimChar"/>
        </w:rPr>
        <w:t>Group 3 [[50,65)]:</w:t>
      </w:r>
      <w:r>
        <w:br/>
      </w:r>
      <w:r>
        <w:br/>
      </w:r>
      <w:r>
        <w:rPr>
          <w:rStyle w:val="VerbatimChar"/>
        </w:rPr>
        <w:t>Latent Variables: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gender =~                                                             </w:t>
      </w:r>
      <w:r>
        <w:br/>
      </w:r>
      <w:r>
        <w:rPr>
          <w:rStyle w:val="VerbatimChar"/>
        </w:rPr>
        <w:t xml:space="preserve">    dly_hrs_hswrk_    0.724    0.061   11.774  750.545    0.000    0.603</w:t>
      </w:r>
      <w:r>
        <w:br/>
      </w:r>
      <w:r>
        <w:rPr>
          <w:rStyle w:val="VerbatimChar"/>
        </w:rPr>
        <w:t xml:space="preserve">    dly_hrs_chldc_    0.284    0.053    5.302      Inf    0.000    0.179</w:t>
      </w:r>
      <w:r>
        <w:br/>
      </w:r>
      <w:r>
        <w:rPr>
          <w:rStyle w:val="VerbatimChar"/>
        </w:rPr>
        <w:t xml:space="preserve">    crrnt_mnthl___   -1.010    0.080  -12.676      Inf    0.000   -1.167</w:t>
      </w:r>
      <w:r>
        <w:br/>
      </w:r>
      <w:r>
        <w:rPr>
          <w:rStyle w:val="VerbatimChar"/>
        </w:rPr>
        <w:t xml:space="preserve">    gross_horly_wg   -1.323    0.167   -7.904      Inf    0.000   -1.651</w:t>
      </w:r>
      <w:r>
        <w:br/>
      </w:r>
      <w:r>
        <w:rPr>
          <w:rStyle w:val="VerbatimChar"/>
        </w:rPr>
        <w:t xml:space="preserve">    emplymnt_stts_   -0.586    0.052  -11.378      Inf    0.000   -0.687</w:t>
      </w:r>
      <w:r>
        <w:br/>
      </w:r>
      <w:r>
        <w:rPr>
          <w:rStyle w:val="VerbatimChar"/>
        </w:rPr>
        <w:t xml:space="preserve">    hghst_dctnl_dg   -0.710    0.070  -10.165      Inf    0.000   -0.847</w:t>
      </w:r>
      <w:r>
        <w:br/>
      </w:r>
      <w:r>
        <w:rPr>
          <w:rStyle w:val="VerbatimChar"/>
        </w:rPr>
        <w:t xml:space="preserve">    risk_takng_scl   -0.734    0.092   -7.946      Inf    0.000   -0.915</w:t>
      </w:r>
      <w:r>
        <w:br/>
      </w:r>
      <w:r>
        <w:rPr>
          <w:rStyle w:val="VerbatimChar"/>
        </w:rPr>
        <w:t xml:space="preserve">    politicl_ntrst   -0.317    0.034   -9.328      Inf    0.000   -0.384</w:t>
      </w:r>
      <w:r>
        <w:br/>
      </w:r>
      <w:r>
        <w:rPr>
          <w:rStyle w:val="VerbatimChar"/>
        </w:rPr>
        <w:t xml:space="preserve">    crrnt_mt_prnt_    0.000    0.001    0.418      Inf    0.676   -0.002</w:t>
      </w:r>
      <w:r>
        <w:br/>
      </w:r>
      <w:r>
        <w:rPr>
          <w:rStyle w:val="VerbatimChar"/>
        </w:rPr>
        <w:t xml:space="preserve">    nm_physcn_vsts    0.469    0.139    3.371      Inf    0.001    0.196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0.845</w:t>
      </w:r>
      <w:r>
        <w:br/>
      </w:r>
      <w:r>
        <w:rPr>
          <w:rStyle w:val="VerbatimChar"/>
        </w:rPr>
        <w:t xml:space="preserve">    0.388</w:t>
      </w:r>
      <w:r>
        <w:br/>
      </w:r>
      <w:r>
        <w:rPr>
          <w:rStyle w:val="VerbatimChar"/>
        </w:rPr>
        <w:t xml:space="preserve">   -0.854</w:t>
      </w:r>
      <w:r>
        <w:br/>
      </w:r>
      <w:r>
        <w:rPr>
          <w:rStyle w:val="VerbatimChar"/>
        </w:rPr>
        <w:t xml:space="preserve">   -0.994</w:t>
      </w:r>
      <w:r>
        <w:br/>
      </w:r>
      <w:r>
        <w:rPr>
          <w:rStyle w:val="VerbatimChar"/>
        </w:rPr>
        <w:t xml:space="preserve">   -0.485</w:t>
      </w:r>
      <w:r>
        <w:br/>
      </w:r>
      <w:r>
        <w:rPr>
          <w:rStyle w:val="VerbatimChar"/>
        </w:rPr>
        <w:t xml:space="preserve">   -0.573</w:t>
      </w:r>
      <w:r>
        <w:br/>
      </w:r>
      <w:r>
        <w:rPr>
          <w:rStyle w:val="VerbatimChar"/>
        </w:rPr>
        <w:t xml:space="preserve">   -0.553</w:t>
      </w:r>
      <w:r>
        <w:br/>
      </w:r>
      <w:r>
        <w:rPr>
          <w:rStyle w:val="VerbatimChar"/>
        </w:rPr>
        <w:lastRenderedPageBreak/>
        <w:t xml:space="preserve">   -0.250</w:t>
      </w:r>
      <w:r>
        <w:br/>
      </w:r>
      <w:r>
        <w:rPr>
          <w:rStyle w:val="VerbatimChar"/>
        </w:rPr>
        <w:t xml:space="preserve">    0.002</w:t>
      </w:r>
      <w:r>
        <w:br/>
      </w:r>
      <w:r>
        <w:rPr>
          <w:rStyle w:val="VerbatimChar"/>
        </w:rPr>
        <w:t xml:space="preserve">    0.741</w:t>
      </w:r>
      <w:r>
        <w:br/>
      </w:r>
      <w:r>
        <w:br/>
      </w:r>
      <w:r>
        <w:rPr>
          <w:rStyle w:val="VerbatimChar"/>
        </w:rPr>
        <w:t>Regressions:</w:t>
      </w:r>
      <w:r>
        <w:br/>
      </w:r>
      <w:r>
        <w:rPr>
          <w:rStyle w:val="VerbatimChar"/>
        </w:rPr>
        <w:t xml:space="preserve">                                       Estimate  Std.Err  t-value       df</w:t>
      </w:r>
      <w:r>
        <w:br/>
      </w:r>
      <w:r>
        <w:rPr>
          <w:rStyle w:val="VerbatimChar"/>
        </w:rPr>
        <w:t xml:space="preserve">  gender ~                                                                </w:t>
      </w:r>
      <w:r>
        <w:br/>
      </w:r>
      <w:r>
        <w:rPr>
          <w:rStyle w:val="VerbatimChar"/>
        </w:rPr>
        <w:t xml:space="preserve">    sex_binary                            1.000                           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t xml:space="preserve">    nm_chldrn_n_hs                        0.099    0.059    1.681      Inf</w:t>
      </w:r>
      <w:r>
        <w:br/>
      </w:r>
      <w:r>
        <w:rPr>
          <w:rStyle w:val="VerbatimChar"/>
        </w:rPr>
        <w:t xml:space="preserve">    partner                               0.103    0.079    1.315      Inf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t xml:space="preserve">    nm_chldrn_n_hs                        1.145    0.073   15.785      Inf</w:t>
      </w:r>
      <w:r>
        <w:br/>
      </w:r>
      <w:r>
        <w:rPr>
          <w:rStyle w:val="VerbatimChar"/>
        </w:rPr>
        <w:t xml:space="preserve">    partner                              -0.040    0.096   -0.414      Inf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est_grmn_rsdnc                       -0.307    0.105   -2.914      Inf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est_grmn_rsdnc                       -0.557    0.312   -1.782      Inf</w:t>
      </w:r>
      <w:r>
        <w:br/>
      </w:r>
      <w:r>
        <w:rPr>
          <w:rStyle w:val="VerbatimChar"/>
        </w:rPr>
        <w:t xml:space="preserve">  migraine_incidence ~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0.045    0.016    2.849      Inf</w:t>
      </w:r>
      <w:r>
        <w:br/>
      </w:r>
      <w:r>
        <w:rPr>
          <w:rStyle w:val="VerbatimChar"/>
        </w:rPr>
        <w:t xml:space="preserve">    gender                                0.005    0.009    0.581      Inf</w:t>
      </w:r>
      <w:r>
        <w:br/>
      </w:r>
      <w:r>
        <w:rPr>
          <w:rStyle w:val="VerbatimChar"/>
        </w:rPr>
        <w:t xml:space="preserve">    sex_or                                0.000    0.044    0.004      Inf</w:t>
      </w:r>
      <w:r>
        <w:br/>
      </w:r>
      <w:r>
        <w:rPr>
          <w:rStyle w:val="VerbatimChar"/>
        </w:rPr>
        <w:t xml:space="preserve">    partner                              -0.004    0.014   -0.315      Inf</w:t>
      </w:r>
      <w:r>
        <w:br/>
      </w:r>
      <w:r>
        <w:rPr>
          <w:rStyle w:val="VerbatimChar"/>
        </w:rPr>
        <w:t xml:space="preserve">    immigrtn_hstry                        0.002    0.008    0.290      Inf</w:t>
      </w:r>
      <w:r>
        <w:br/>
      </w:r>
      <w:r>
        <w:rPr>
          <w:rStyle w:val="VerbatimChar"/>
        </w:rPr>
        <w:t xml:space="preserve">    smoke_bfr_mgrn                        0.010    0.013    0.778      Inf</w:t>
      </w:r>
      <w:r>
        <w:br/>
      </w:r>
      <w:r>
        <w:rPr>
          <w:rStyle w:val="VerbatimChar"/>
        </w:rPr>
        <w:t xml:space="preserve">    dibts_bfr_mgrn                       -0.010    0.024   -0.423      Inf</w:t>
      </w:r>
      <w:r>
        <w:br/>
      </w:r>
      <w:r>
        <w:rPr>
          <w:rStyle w:val="VerbatimChar"/>
        </w:rPr>
        <w:t xml:space="preserve">    hyprtnsn_bfr_m                       -0.022    0.014   -1.545      Inf</w:t>
      </w:r>
      <w:r>
        <w:br/>
      </w:r>
      <w:r>
        <w:rPr>
          <w:rStyle w:val="VerbatimChar"/>
        </w:rPr>
        <w:t xml:space="preserve">  stroke_incidence ~                                                      </w:t>
      </w:r>
      <w:r>
        <w:br/>
      </w:r>
      <w:r>
        <w:rPr>
          <w:rStyle w:val="VerbatimChar"/>
        </w:rPr>
        <w:t xml:space="preserve">    sex_binary                           -0.010    0.007   -1.321      Inf</w:t>
      </w:r>
      <w:r>
        <w:br/>
      </w:r>
      <w:r>
        <w:rPr>
          <w:rStyle w:val="VerbatimChar"/>
        </w:rPr>
        <w:t xml:space="preserve">    gender                                0.005    0.004    1.182      Inf</w:t>
      </w:r>
      <w:r>
        <w:br/>
      </w:r>
      <w:r>
        <w:rPr>
          <w:rStyle w:val="VerbatimChar"/>
        </w:rPr>
        <w:t xml:space="preserve">    sex_or                                0.007    0.021    0.323      Inf</w:t>
      </w:r>
      <w:r>
        <w:br/>
      </w:r>
      <w:r>
        <w:rPr>
          <w:rStyle w:val="VerbatimChar"/>
        </w:rPr>
        <w:t xml:space="preserve">    partner                              -0.001    0.007   -0.138      Inf</w:t>
      </w:r>
      <w:r>
        <w:br/>
      </w:r>
      <w:r>
        <w:rPr>
          <w:rStyle w:val="VerbatimChar"/>
        </w:rPr>
        <w:t xml:space="preserve">    immigrtn_hstry                       -0.001    0.004   -0.186      Inf</w:t>
      </w:r>
      <w:r>
        <w:br/>
      </w:r>
      <w:r>
        <w:rPr>
          <w:rStyle w:val="VerbatimChar"/>
        </w:rPr>
        <w:t xml:space="preserve">    smoke_bfr_strk                        0.008    0.006    1.305      Inf</w:t>
      </w:r>
      <w:r>
        <w:br/>
      </w:r>
      <w:r>
        <w:rPr>
          <w:rStyle w:val="VerbatimChar"/>
        </w:rPr>
        <w:t xml:space="preserve">    dibts_bfr_strk                        0.009    0.011    0.785      Inf</w:t>
      </w:r>
      <w:r>
        <w:br/>
      </w:r>
      <w:r>
        <w:rPr>
          <w:rStyle w:val="VerbatimChar"/>
        </w:rPr>
        <w:t xml:space="preserve">    hyprtnsn_bfr_s                        0.003    0.007    0.432      Inf</w:t>
      </w:r>
      <w:r>
        <w:br/>
      </w:r>
      <w:r>
        <w:rPr>
          <w:rStyle w:val="VerbatimChar"/>
        </w:rPr>
        <w:t xml:space="preserve">  P(&gt;|t|) ci.lower ci.upper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         1.000    1.000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0.093   -0.017    0.215</w:t>
      </w:r>
      <w:r>
        <w:br/>
      </w:r>
      <w:r>
        <w:rPr>
          <w:rStyle w:val="VerbatimChar"/>
        </w:rPr>
        <w:t xml:space="preserve">    0.189   -0.051    0.257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0.000    1.003    1.287</w:t>
      </w:r>
      <w:r>
        <w:br/>
      </w:r>
      <w:r>
        <w:rPr>
          <w:rStyle w:val="VerbatimChar"/>
        </w:rPr>
        <w:t xml:space="preserve">    0.679   -0.229    0.149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0.004   -0.513   -0.100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0.075   -1.169    0.056</w:t>
      </w:r>
      <w:r>
        <w:br/>
      </w:r>
      <w:r>
        <w:rPr>
          <w:rStyle w:val="VerbatimChar"/>
        </w:rPr>
        <w:lastRenderedPageBreak/>
        <w:t xml:space="preserve">                           </w:t>
      </w:r>
      <w:r>
        <w:br/>
      </w:r>
      <w:r>
        <w:rPr>
          <w:rStyle w:val="VerbatimChar"/>
        </w:rPr>
        <w:t xml:space="preserve">    0.004    0.014    0.075</w:t>
      </w:r>
      <w:r>
        <w:br/>
      </w:r>
      <w:r>
        <w:rPr>
          <w:rStyle w:val="VerbatimChar"/>
        </w:rPr>
        <w:t xml:space="preserve">    0.561   -0.012    0.023</w:t>
      </w:r>
      <w:r>
        <w:br/>
      </w:r>
      <w:r>
        <w:rPr>
          <w:rStyle w:val="VerbatimChar"/>
        </w:rPr>
        <w:t xml:space="preserve">    0.997   -0.085    0.086</w:t>
      </w:r>
      <w:r>
        <w:br/>
      </w:r>
      <w:r>
        <w:rPr>
          <w:rStyle w:val="VerbatimChar"/>
        </w:rPr>
        <w:t xml:space="preserve">    0.753   -0.032    0.023</w:t>
      </w:r>
      <w:r>
        <w:br/>
      </w:r>
      <w:r>
        <w:rPr>
          <w:rStyle w:val="VerbatimChar"/>
        </w:rPr>
        <w:t xml:space="preserve">    0.772   -0.014    0.019</w:t>
      </w:r>
      <w:r>
        <w:br/>
      </w:r>
      <w:r>
        <w:rPr>
          <w:rStyle w:val="VerbatimChar"/>
        </w:rPr>
        <w:t xml:space="preserve">    0.437   -0.015    0.035</w:t>
      </w:r>
      <w:r>
        <w:br/>
      </w:r>
      <w:r>
        <w:rPr>
          <w:rStyle w:val="VerbatimChar"/>
        </w:rPr>
        <w:t xml:space="preserve">    0.672   -0.056    0.036</w:t>
      </w:r>
      <w:r>
        <w:br/>
      </w:r>
      <w:r>
        <w:rPr>
          <w:rStyle w:val="VerbatimChar"/>
        </w:rPr>
        <w:t xml:space="preserve">    0.122   -0.049    0.006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0.187   -0.025    0.005</w:t>
      </w:r>
      <w:r>
        <w:br/>
      </w:r>
      <w:r>
        <w:rPr>
          <w:rStyle w:val="VerbatimChar"/>
        </w:rPr>
        <w:t xml:space="preserve">    0.237   -0.003    0.014</w:t>
      </w:r>
      <w:r>
        <w:br/>
      </w:r>
      <w:r>
        <w:rPr>
          <w:rStyle w:val="VerbatimChar"/>
        </w:rPr>
        <w:t xml:space="preserve">    0.747   -0.034    0.048</w:t>
      </w:r>
      <w:r>
        <w:br/>
      </w:r>
      <w:r>
        <w:rPr>
          <w:rStyle w:val="VerbatimChar"/>
        </w:rPr>
        <w:t xml:space="preserve">    0.891   -0.014    0.012</w:t>
      </w:r>
      <w:r>
        <w:br/>
      </w:r>
      <w:r>
        <w:rPr>
          <w:rStyle w:val="VerbatimChar"/>
        </w:rPr>
        <w:t xml:space="preserve">    0.852   -0.008    0.007</w:t>
      </w:r>
      <w:r>
        <w:br/>
      </w:r>
      <w:r>
        <w:rPr>
          <w:rStyle w:val="VerbatimChar"/>
        </w:rPr>
        <w:t xml:space="preserve">    0.192   -0.004    0.020</w:t>
      </w:r>
      <w:r>
        <w:br/>
      </w:r>
      <w:r>
        <w:rPr>
          <w:rStyle w:val="VerbatimChar"/>
        </w:rPr>
        <w:t xml:space="preserve">    0.432   -0.013    0.031</w:t>
      </w:r>
      <w:r>
        <w:br/>
      </w:r>
      <w:r>
        <w:rPr>
          <w:rStyle w:val="VerbatimChar"/>
        </w:rPr>
        <w:t xml:space="preserve">    0.666   -0.010    0.016</w:t>
      </w:r>
      <w:r>
        <w:br/>
      </w:r>
      <w:r>
        <w:br/>
      </w:r>
      <w:r>
        <w:rPr>
          <w:rStyle w:val="VerbatimChar"/>
        </w:rPr>
        <w:t>Covariances:</w:t>
      </w:r>
      <w:r>
        <w:br/>
      </w:r>
      <w:r>
        <w:rPr>
          <w:rStyle w:val="VerbatimChar"/>
        </w:rPr>
        <w:t xml:space="preserve">                        Estimate  Std.Err  t-value       df  P(&gt;|t|) ci.lower</w:t>
      </w:r>
      <w:r>
        <w:br/>
      </w:r>
      <w:r>
        <w:rPr>
          <w:rStyle w:val="VerbatimChar"/>
        </w:rPr>
        <w:t xml:space="preserve"> .migraine_incidence ~~                                                      </w:t>
      </w:r>
      <w:r>
        <w:br/>
      </w:r>
      <w:r>
        <w:rPr>
          <w:rStyle w:val="VerbatimChar"/>
        </w:rPr>
        <w:t xml:space="preserve">   .stroke_incidnc         0.001    0.001    1.641      Inf    0.101   -0.000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0.002</w:t>
      </w:r>
      <w:r>
        <w:br/>
      </w:r>
      <w:r>
        <w:br/>
      </w:r>
      <w:r>
        <w:rPr>
          <w:rStyle w:val="VerbatimChar"/>
        </w:rPr>
        <w:t>Intercepts: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1.036    0.075   13.760      Inf    0.000    0.889</w:t>
      </w:r>
      <w:r>
        <w:br/>
      </w:r>
      <w:r>
        <w:rPr>
          <w:rStyle w:val="VerbatimChar"/>
        </w:rPr>
        <w:t xml:space="preserve">   .dly_hrs_chldc_    0.039    0.086    0.447      Inf    0.655   -0.131</w:t>
      </w:r>
      <w:r>
        <w:br/>
      </w:r>
      <w:r>
        <w:rPr>
          <w:rStyle w:val="VerbatimChar"/>
        </w:rPr>
        <w:t xml:space="preserve">   .crrnt_mnthl___    1.142    0.064   17.727      Inf    0.000    1.015</w:t>
      </w:r>
      <w:r>
        <w:br/>
      </w:r>
      <w:r>
        <w:rPr>
          <w:rStyle w:val="VerbatimChar"/>
        </w:rPr>
        <w:t xml:space="preserve">   .gross_horly_wg    1.466    0.165    8.883      Inf    0.000    1.143</w:t>
      </w:r>
      <w:r>
        <w:br/>
      </w:r>
      <w:r>
        <w:rPr>
          <w:rStyle w:val="VerbatimChar"/>
        </w:rPr>
        <w:t xml:space="preserve">   .emplymnt_stts_    2.450    0.042   58.771      Inf    0.000    2.368</w:t>
      </w:r>
      <w:r>
        <w:br/>
      </w:r>
      <w:r>
        <w:rPr>
          <w:rStyle w:val="VerbatimChar"/>
        </w:rPr>
        <w:t xml:space="preserve">   .hghst_dctnl_dg    4.392    0.059   74.018      Inf    0.000    4.275</w:t>
      </w:r>
      <w:r>
        <w:br/>
      </w:r>
      <w:r>
        <w:rPr>
          <w:rStyle w:val="VerbatimChar"/>
        </w:rPr>
        <w:t xml:space="preserve">   .risk_takng_scl    5.202    0.084   62.036      Inf    0.000    5.038</w:t>
      </w:r>
      <w:r>
        <w:br/>
      </w:r>
      <w:r>
        <w:rPr>
          <w:rStyle w:val="VerbatimChar"/>
        </w:rPr>
        <w:t xml:space="preserve">   .politicl_ntrst    1.583    0.030   53.315      Inf    0.000    1.525</w:t>
      </w:r>
      <w:r>
        <w:br/>
      </w:r>
      <w:r>
        <w:rPr>
          <w:rStyle w:val="VerbatimChar"/>
        </w:rPr>
        <w:t xml:space="preserve">   .crrnt_mt_prnt_    0.001    0.001    0.661      Inf    0.509   -0.001</w:t>
      </w:r>
      <w:r>
        <w:br/>
      </w:r>
      <w:r>
        <w:rPr>
          <w:rStyle w:val="VerbatimChar"/>
        </w:rPr>
        <w:t xml:space="preserve">   .nm_physcn_vsts    2.774    0.136   20.379      Inf    0.000    2.507</w:t>
      </w:r>
      <w:r>
        <w:br/>
      </w:r>
      <w:r>
        <w:rPr>
          <w:rStyle w:val="VerbatimChar"/>
        </w:rPr>
        <w:t xml:space="preserve">   .migraine_ncdnc    0.030    0.017    1.813      Inf    0.070   -0.002</w:t>
      </w:r>
      <w:r>
        <w:br/>
      </w:r>
      <w:r>
        <w:rPr>
          <w:rStyle w:val="VerbatimChar"/>
        </w:rPr>
        <w:t xml:space="preserve">   .stroke_incidnc    0.009    0.008    1.075      Inf    0.282   -0.007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1.184</w:t>
      </w:r>
      <w:r>
        <w:br/>
      </w:r>
      <w:r>
        <w:rPr>
          <w:rStyle w:val="VerbatimChar"/>
        </w:rPr>
        <w:t xml:space="preserve">    0.208</w:t>
      </w:r>
      <w:r>
        <w:br/>
      </w:r>
      <w:r>
        <w:rPr>
          <w:rStyle w:val="VerbatimChar"/>
        </w:rPr>
        <w:t xml:space="preserve">    1.268</w:t>
      </w:r>
      <w:r>
        <w:br/>
      </w:r>
      <w:r>
        <w:rPr>
          <w:rStyle w:val="VerbatimChar"/>
        </w:rPr>
        <w:t xml:space="preserve">    1.790</w:t>
      </w:r>
      <w:r>
        <w:br/>
      </w:r>
      <w:r>
        <w:rPr>
          <w:rStyle w:val="VerbatimChar"/>
        </w:rPr>
        <w:t xml:space="preserve">    2.531</w:t>
      </w:r>
      <w:r>
        <w:br/>
      </w:r>
      <w:r>
        <w:rPr>
          <w:rStyle w:val="VerbatimChar"/>
        </w:rPr>
        <w:t xml:space="preserve">    4.508</w:t>
      </w:r>
      <w:r>
        <w:br/>
      </w:r>
      <w:r>
        <w:rPr>
          <w:rStyle w:val="VerbatimChar"/>
        </w:rPr>
        <w:t xml:space="preserve">    5.367</w:t>
      </w:r>
      <w:r>
        <w:br/>
      </w:r>
      <w:r>
        <w:rPr>
          <w:rStyle w:val="VerbatimChar"/>
        </w:rPr>
        <w:lastRenderedPageBreak/>
        <w:t xml:space="preserve">    1.641</w:t>
      </w:r>
      <w:r>
        <w:br/>
      </w:r>
      <w:r>
        <w:rPr>
          <w:rStyle w:val="VerbatimChar"/>
        </w:rPr>
        <w:t xml:space="preserve">    0.003</w:t>
      </w:r>
      <w:r>
        <w:br/>
      </w:r>
      <w:r>
        <w:rPr>
          <w:rStyle w:val="VerbatimChar"/>
        </w:rPr>
        <w:t xml:space="preserve">    3.041</w:t>
      </w:r>
      <w:r>
        <w:br/>
      </w:r>
      <w:r>
        <w:rPr>
          <w:rStyle w:val="VerbatimChar"/>
        </w:rPr>
        <w:t xml:space="preserve">    0.062</w:t>
      </w:r>
      <w:r>
        <w:br/>
      </w:r>
      <w:r>
        <w:rPr>
          <w:rStyle w:val="VerbatimChar"/>
        </w:rPr>
        <w:t xml:space="preserve">    0.024</w:t>
      </w:r>
      <w:r>
        <w:br/>
      </w:r>
      <w:r>
        <w:br/>
      </w:r>
      <w:r>
        <w:rPr>
          <w:rStyle w:val="VerbatimChar"/>
        </w:rPr>
        <w:t>Variances: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1.230    0.064   19.338      Inf    0.000    1.105</w:t>
      </w:r>
      <w:r>
        <w:br/>
      </w:r>
      <w:r>
        <w:rPr>
          <w:rStyle w:val="VerbatimChar"/>
        </w:rPr>
        <w:t xml:space="preserve">   .dly_hrs_chldc_    2.103    0.090   23.361      Inf    0.000    1.927</w:t>
      </w:r>
      <w:r>
        <w:br/>
      </w:r>
      <w:r>
        <w:rPr>
          <w:rStyle w:val="VerbatimChar"/>
        </w:rPr>
        <w:t xml:space="preserve">   .crrnt_mnthl___    1.632    0.094   17.290   68.555    0.000    1.444</w:t>
      </w:r>
      <w:r>
        <w:br/>
      </w:r>
      <w:r>
        <w:rPr>
          <w:rStyle w:val="VerbatimChar"/>
        </w:rPr>
        <w:t xml:space="preserve">   .gross_horly_wg   17.222    0.758   22.710   26.915    0.000   15.665</w:t>
      </w:r>
      <w:r>
        <w:br/>
      </w:r>
      <w:r>
        <w:rPr>
          <w:rStyle w:val="VerbatimChar"/>
        </w:rPr>
        <w:t xml:space="preserve">   .emplymnt_stts_    0.974    0.048   20.116      Inf    0.000    0.879</w:t>
      </w:r>
      <w:r>
        <w:br/>
      </w:r>
      <w:r>
        <w:rPr>
          <w:rStyle w:val="VerbatimChar"/>
        </w:rPr>
        <w:t xml:space="preserve">   .hghst_dctnl_dg    2.262    0.105   21.470      Inf    0.000    2.055</w:t>
      </w:r>
      <w:r>
        <w:br/>
      </w:r>
      <w:r>
        <w:rPr>
          <w:rStyle w:val="VerbatimChar"/>
        </w:rPr>
        <w:t xml:space="preserve">   .risk_takng_scl    5.224    0.230   22.702      Inf    0.000    4.773</w:t>
      </w:r>
      <w:r>
        <w:br/>
      </w:r>
      <w:r>
        <w:rPr>
          <w:rStyle w:val="VerbatimChar"/>
        </w:rPr>
        <w:t xml:space="preserve">   .politicl_ntrst    0.605    0.027   22.057      Inf    0.000    0.551</w:t>
      </w:r>
      <w:r>
        <w:br/>
      </w:r>
      <w:r>
        <w:rPr>
          <w:rStyle w:val="VerbatimChar"/>
        </w:rPr>
        <w:t xml:space="preserve">   .crrnt_mt_prnt_    0.001    0.000   23.747      Inf    0.000    0.001</w:t>
      </w:r>
      <w:r>
        <w:br/>
      </w:r>
      <w:r>
        <w:rPr>
          <w:rStyle w:val="VerbatimChar"/>
        </w:rPr>
        <w:t xml:space="preserve">   .nm_physcn_vsts   15.563    0.659   23.606  242.079    0.000   14.264</w:t>
      </w:r>
      <w:r>
        <w:br/>
      </w:r>
      <w:r>
        <w:rPr>
          <w:rStyle w:val="VerbatimChar"/>
        </w:rPr>
        <w:t xml:space="preserve">   .migraine_ncdnc    0.045    0.002   23.742      Inf    0.000    0.042</w:t>
      </w:r>
      <w:r>
        <w:br/>
      </w:r>
      <w:r>
        <w:rPr>
          <w:rStyle w:val="VerbatimChar"/>
        </w:rPr>
        <w:t xml:space="preserve">   .stroke_incidnc    0.010    0.000   23.720      Inf    0.000    0.010</w:t>
      </w:r>
      <w:r>
        <w:br/>
      </w:r>
      <w:r>
        <w:rPr>
          <w:rStyle w:val="VerbatimChar"/>
        </w:rPr>
        <w:t xml:space="preserve">   .gender            0.805    0.122    6.573      Inf    0.000    0.565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1.354</w:t>
      </w:r>
      <w:r>
        <w:br/>
      </w:r>
      <w:r>
        <w:rPr>
          <w:rStyle w:val="VerbatimChar"/>
        </w:rPr>
        <w:t xml:space="preserve">    2.280</w:t>
      </w:r>
      <w:r>
        <w:br/>
      </w:r>
      <w:r>
        <w:rPr>
          <w:rStyle w:val="VerbatimChar"/>
        </w:rPr>
        <w:t xml:space="preserve">    1.821</w:t>
      </w:r>
      <w:r>
        <w:br/>
      </w:r>
      <w:r>
        <w:rPr>
          <w:rStyle w:val="VerbatimChar"/>
        </w:rPr>
        <w:t xml:space="preserve">   18.778</w:t>
      </w:r>
      <w:r>
        <w:br/>
      </w:r>
      <w:r>
        <w:rPr>
          <w:rStyle w:val="VerbatimChar"/>
        </w:rPr>
        <w:t xml:space="preserve">    1.069</w:t>
      </w:r>
      <w:r>
        <w:br/>
      </w:r>
      <w:r>
        <w:rPr>
          <w:rStyle w:val="VerbatimChar"/>
        </w:rPr>
        <w:t xml:space="preserve">    2.468</w:t>
      </w:r>
      <w:r>
        <w:br/>
      </w:r>
      <w:r>
        <w:rPr>
          <w:rStyle w:val="VerbatimChar"/>
        </w:rPr>
        <w:t xml:space="preserve">    5.675</w:t>
      </w:r>
      <w:r>
        <w:br/>
      </w:r>
      <w:r>
        <w:rPr>
          <w:rStyle w:val="VerbatimChar"/>
        </w:rPr>
        <w:t xml:space="preserve">    0.659</w:t>
      </w:r>
      <w:r>
        <w:br/>
      </w:r>
      <w:r>
        <w:rPr>
          <w:rStyle w:val="VerbatimChar"/>
        </w:rPr>
        <w:t xml:space="preserve">    0.001</w:t>
      </w:r>
      <w:r>
        <w:br/>
      </w:r>
      <w:r>
        <w:rPr>
          <w:rStyle w:val="VerbatimChar"/>
        </w:rPr>
        <w:t xml:space="preserve">   16.861</w:t>
      </w:r>
      <w:r>
        <w:br/>
      </w:r>
      <w:r>
        <w:rPr>
          <w:rStyle w:val="VerbatimChar"/>
        </w:rPr>
        <w:t xml:space="preserve">    0.049</w:t>
      </w:r>
      <w:r>
        <w:br/>
      </w:r>
      <w:r>
        <w:rPr>
          <w:rStyle w:val="VerbatimChar"/>
        </w:rPr>
        <w:t xml:space="preserve">    0.011</w:t>
      </w:r>
      <w:r>
        <w:br/>
      </w:r>
      <w:r>
        <w:rPr>
          <w:rStyle w:val="VerbatimChar"/>
        </w:rPr>
        <w:t xml:space="preserve">    1.045</w:t>
      </w:r>
      <w:r>
        <w:br/>
      </w:r>
      <w:r>
        <w:br/>
      </w:r>
      <w:r>
        <w:br/>
      </w:r>
      <w:r>
        <w:rPr>
          <w:rStyle w:val="VerbatimChar"/>
        </w:rPr>
        <w:t>Group 4 [[18,35)]:</w:t>
      </w:r>
      <w:r>
        <w:br/>
      </w:r>
      <w:r>
        <w:br/>
      </w:r>
      <w:r>
        <w:rPr>
          <w:rStyle w:val="VerbatimChar"/>
        </w:rPr>
        <w:t>Latent Variables: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gender =~                                                             </w:t>
      </w:r>
      <w:r>
        <w:br/>
      </w:r>
      <w:r>
        <w:rPr>
          <w:rStyle w:val="VerbatimChar"/>
        </w:rPr>
        <w:t xml:space="preserve">    dly_hrs_hswrk_    0.412    0.050    8.291      Inf    0.000    0.315</w:t>
      </w:r>
      <w:r>
        <w:br/>
      </w:r>
      <w:r>
        <w:rPr>
          <w:rStyle w:val="VerbatimChar"/>
        </w:rPr>
        <w:t xml:space="preserve">    dly_hrs_chldc_    1.776    0.189    9.410      Inf    0.000    1.406</w:t>
      </w:r>
      <w:r>
        <w:br/>
      </w:r>
      <w:r>
        <w:rPr>
          <w:rStyle w:val="VerbatimChar"/>
        </w:rPr>
        <w:t xml:space="preserve">    crrnt_mnthl___   -0.077    0.019   -4.049  165.124    0.000   -0.114</w:t>
      </w:r>
      <w:r>
        <w:br/>
      </w:r>
      <w:r>
        <w:rPr>
          <w:rStyle w:val="VerbatimChar"/>
        </w:rPr>
        <w:t xml:space="preserve">    gross_horly_wg   -0.055    0.051   -1.074  122.114    0.285   -0.156</w:t>
      </w:r>
      <w:r>
        <w:br/>
      </w:r>
      <w:r>
        <w:rPr>
          <w:rStyle w:val="VerbatimChar"/>
        </w:rPr>
        <w:t xml:space="preserve">    emplymnt_stts_   -0.314    0.045   -7.030  884.991    0.000   -0.402</w:t>
      </w:r>
      <w:r>
        <w:br/>
      </w:r>
      <w:r>
        <w:rPr>
          <w:rStyle w:val="VerbatimChar"/>
        </w:rPr>
        <w:t xml:space="preserve">    hghst_dctnl_dg   -0.063    0.043   -1.468  593.187    0.143   -0.146</w:t>
      </w:r>
      <w:r>
        <w:br/>
      </w:r>
      <w:r>
        <w:rPr>
          <w:rStyle w:val="VerbatimChar"/>
        </w:rPr>
        <w:t xml:space="preserve">    risk_takng_scl   -0.280    0.070   -4.022      Inf    0.000   -0.416</w:t>
      </w:r>
      <w:r>
        <w:br/>
      </w:r>
      <w:r>
        <w:rPr>
          <w:rStyle w:val="VerbatimChar"/>
        </w:rPr>
        <w:lastRenderedPageBreak/>
        <w:t xml:space="preserve">    politicl_ntrst   -0.075    0.023   -3.248      Inf    0.001   -0.121</w:t>
      </w:r>
      <w:r>
        <w:br/>
      </w:r>
      <w:r>
        <w:rPr>
          <w:rStyle w:val="VerbatimChar"/>
        </w:rPr>
        <w:t xml:space="preserve">    crrnt_mt_prnt_    0.098    0.011    9.110      Inf    0.000    0.077</w:t>
      </w:r>
      <w:r>
        <w:br/>
      </w:r>
      <w:r>
        <w:rPr>
          <w:rStyle w:val="VerbatimChar"/>
        </w:rPr>
        <w:t xml:space="preserve">    nm_physcn_vsts    0.225    0.077    2.929      Inf    0.003    0.074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0.510</w:t>
      </w:r>
      <w:r>
        <w:br/>
      </w:r>
      <w:r>
        <w:rPr>
          <w:rStyle w:val="VerbatimChar"/>
        </w:rPr>
        <w:t xml:space="preserve">    2.145</w:t>
      </w:r>
      <w:r>
        <w:br/>
      </w:r>
      <w:r>
        <w:rPr>
          <w:rStyle w:val="VerbatimChar"/>
        </w:rPr>
        <w:t xml:space="preserve">   -0.039</w:t>
      </w:r>
      <w:r>
        <w:br/>
      </w:r>
      <w:r>
        <w:rPr>
          <w:rStyle w:val="VerbatimChar"/>
        </w:rPr>
        <w:t xml:space="preserve">    0.046</w:t>
      </w:r>
      <w:r>
        <w:br/>
      </w:r>
      <w:r>
        <w:rPr>
          <w:rStyle w:val="VerbatimChar"/>
        </w:rPr>
        <w:t xml:space="preserve">   -0.226</w:t>
      </w:r>
      <w:r>
        <w:br/>
      </w:r>
      <w:r>
        <w:rPr>
          <w:rStyle w:val="VerbatimChar"/>
        </w:rPr>
        <w:t xml:space="preserve">    0.021</w:t>
      </w:r>
      <w:r>
        <w:br/>
      </w:r>
      <w:r>
        <w:rPr>
          <w:rStyle w:val="VerbatimChar"/>
        </w:rPr>
        <w:t xml:space="preserve">   -0.143</w:t>
      </w:r>
      <w:r>
        <w:br/>
      </w:r>
      <w:r>
        <w:rPr>
          <w:rStyle w:val="VerbatimChar"/>
        </w:rPr>
        <w:t xml:space="preserve">   -0.030</w:t>
      </w:r>
      <w:r>
        <w:br/>
      </w:r>
      <w:r>
        <w:rPr>
          <w:rStyle w:val="VerbatimChar"/>
        </w:rPr>
        <w:t xml:space="preserve">    0.119</w:t>
      </w:r>
      <w:r>
        <w:br/>
      </w:r>
      <w:r>
        <w:rPr>
          <w:rStyle w:val="VerbatimChar"/>
        </w:rPr>
        <w:t xml:space="preserve">    0.376</w:t>
      </w:r>
      <w:r>
        <w:br/>
      </w:r>
      <w:r>
        <w:br/>
      </w:r>
      <w:r>
        <w:rPr>
          <w:rStyle w:val="VerbatimChar"/>
        </w:rPr>
        <w:t>Regressions:</w:t>
      </w:r>
      <w:r>
        <w:br/>
      </w:r>
      <w:r>
        <w:rPr>
          <w:rStyle w:val="VerbatimChar"/>
        </w:rPr>
        <w:t xml:space="preserve">                                       Estimate  Std.Err  t-value       df</w:t>
      </w:r>
      <w:r>
        <w:br/>
      </w:r>
      <w:r>
        <w:rPr>
          <w:rStyle w:val="VerbatimChar"/>
        </w:rPr>
        <w:t xml:space="preserve">  gender ~                                                                </w:t>
      </w:r>
      <w:r>
        <w:br/>
      </w:r>
      <w:r>
        <w:rPr>
          <w:rStyle w:val="VerbatimChar"/>
        </w:rPr>
        <w:t xml:space="preserve">    sex_binary                            1.000                           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t xml:space="preserve">    nm_chldrn_n_hs                        0.248    0.051    4.837      Inf</w:t>
      </w:r>
      <w:r>
        <w:br/>
      </w:r>
      <w:r>
        <w:rPr>
          <w:rStyle w:val="VerbatimChar"/>
        </w:rPr>
        <w:t xml:space="preserve">    partner                               0.420    0.084    5.021      Inf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t xml:space="preserve">    nm_chldrn_n_hs                        1.657    0.133   12.430      Inf</w:t>
      </w:r>
      <w:r>
        <w:br/>
      </w:r>
      <w:r>
        <w:rPr>
          <w:rStyle w:val="VerbatimChar"/>
        </w:rPr>
        <w:t xml:space="preserve">    partner                               1.571    0.218    7.211  655.322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est_grmn_rsdnc                       -0.060    0.056   -1.062      Inf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est_grmn_rsdnc                       -0.182    0.164   -1.108      Inf</w:t>
      </w:r>
      <w:r>
        <w:br/>
      </w:r>
      <w:r>
        <w:rPr>
          <w:rStyle w:val="VerbatimChar"/>
        </w:rPr>
        <w:t xml:space="preserve">  migraine_incidence ~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0.025    0.012    2.116      Inf</w:t>
      </w:r>
      <w:r>
        <w:br/>
      </w:r>
      <w:r>
        <w:rPr>
          <w:rStyle w:val="VerbatimChar"/>
        </w:rPr>
        <w:t xml:space="preserve">    gender                                0.001    0.005    0.261      Inf</w:t>
      </w:r>
      <w:r>
        <w:br/>
      </w:r>
      <w:r>
        <w:rPr>
          <w:rStyle w:val="VerbatimChar"/>
        </w:rPr>
        <w:t xml:space="preserve">    sex_or                                0.016    0.023    0.680  333.280</w:t>
      </w:r>
      <w:r>
        <w:br/>
      </w:r>
      <w:r>
        <w:rPr>
          <w:rStyle w:val="VerbatimChar"/>
        </w:rPr>
        <w:t xml:space="preserve">    partner                               0.010    0.012    0.804      Inf</w:t>
      </w:r>
      <w:r>
        <w:br/>
      </w:r>
      <w:r>
        <w:rPr>
          <w:rStyle w:val="VerbatimChar"/>
        </w:rPr>
        <w:t xml:space="preserve">    immigrtn_hstry                       -0.013    0.007   -1.950      Inf</w:t>
      </w:r>
      <w:r>
        <w:br/>
      </w:r>
      <w:r>
        <w:rPr>
          <w:rStyle w:val="VerbatimChar"/>
        </w:rPr>
        <w:t xml:space="preserve">    smoke_bfr_mgrn                        0.009    0.012    0.740      Inf</w:t>
      </w:r>
      <w:r>
        <w:br/>
      </w:r>
      <w:r>
        <w:rPr>
          <w:rStyle w:val="VerbatimChar"/>
        </w:rPr>
        <w:t xml:space="preserve">    dibts_bfr_mgrn                       -0.015    0.062   -0.243      Inf</w:t>
      </w:r>
      <w:r>
        <w:br/>
      </w:r>
      <w:r>
        <w:rPr>
          <w:rStyle w:val="VerbatimChar"/>
        </w:rPr>
        <w:t xml:space="preserve">    hyprtnsn_bfr_m                       -0.001    0.028   -0.046      Inf</w:t>
      </w:r>
      <w:r>
        <w:br/>
      </w:r>
      <w:r>
        <w:rPr>
          <w:rStyle w:val="VerbatimChar"/>
        </w:rPr>
        <w:t xml:space="preserve">  stroke_incidence ~  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0.000    0.002    0.209      Inf</w:t>
      </w:r>
      <w:r>
        <w:br/>
      </w:r>
      <w:r>
        <w:rPr>
          <w:rStyle w:val="VerbatimChar"/>
        </w:rPr>
        <w:t xml:space="preserve">    gender                                0.000    0.001    0.217      Inf</w:t>
      </w:r>
      <w:r>
        <w:br/>
      </w:r>
      <w:r>
        <w:rPr>
          <w:rStyle w:val="VerbatimChar"/>
        </w:rPr>
        <w:t xml:space="preserve">    sex_or                               -0.001    0.003   -0.176      Inf</w:t>
      </w:r>
      <w:r>
        <w:br/>
      </w:r>
      <w:r>
        <w:rPr>
          <w:rStyle w:val="VerbatimChar"/>
        </w:rPr>
        <w:t xml:space="preserve">    partner                               0.000    0.002    0.004      Inf</w:t>
      </w:r>
      <w:r>
        <w:br/>
      </w:r>
      <w:r>
        <w:rPr>
          <w:rStyle w:val="VerbatimChar"/>
        </w:rPr>
        <w:t xml:space="preserve">    immigrtn_hstry                        0.000    0.001    0.044      Inf</w:t>
      </w:r>
      <w:r>
        <w:br/>
      </w:r>
      <w:r>
        <w:rPr>
          <w:rStyle w:val="VerbatimChar"/>
        </w:rPr>
        <w:t xml:space="preserve">    smoke_bfr_strk                        0.001    0.001    0.506      Inf</w:t>
      </w:r>
      <w:r>
        <w:br/>
      </w:r>
      <w:r>
        <w:rPr>
          <w:rStyle w:val="VerbatimChar"/>
        </w:rPr>
        <w:t xml:space="preserve">    dibts_bfr_strk                       -0.001    0.008   -0.189      Inf</w:t>
      </w:r>
      <w:r>
        <w:br/>
      </w:r>
      <w:r>
        <w:rPr>
          <w:rStyle w:val="VerbatimChar"/>
        </w:rPr>
        <w:t xml:space="preserve">    hyprtnsn_bfr_s                        0.001    0.004    0.390      Inf</w:t>
      </w:r>
      <w:r>
        <w:br/>
      </w:r>
      <w:r>
        <w:rPr>
          <w:rStyle w:val="VerbatimChar"/>
        </w:rPr>
        <w:t xml:space="preserve">  P(&gt;|t|) ci.lower ci.upper</w:t>
      </w:r>
      <w:r>
        <w:br/>
      </w:r>
      <w:r>
        <w:rPr>
          <w:rStyle w:val="VerbatimChar"/>
        </w:rPr>
        <w:lastRenderedPageBreak/>
        <w:t xml:space="preserve">                           </w:t>
      </w:r>
      <w:r>
        <w:br/>
      </w:r>
      <w:r>
        <w:rPr>
          <w:rStyle w:val="VerbatimChar"/>
        </w:rPr>
        <w:t xml:space="preserve">             1.000    1.000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0.000    0.147    0.348</w:t>
      </w:r>
      <w:r>
        <w:br/>
      </w:r>
      <w:r>
        <w:rPr>
          <w:rStyle w:val="VerbatimChar"/>
        </w:rPr>
        <w:t xml:space="preserve">    0.000    0.256    0.585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0.000    1.396    1.919</w:t>
      </w:r>
      <w:r>
        <w:br/>
      </w:r>
      <w:r>
        <w:rPr>
          <w:rStyle w:val="VerbatimChar"/>
        </w:rPr>
        <w:t xml:space="preserve">    0.000    1.143    1.999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0.288   -0.169    0.050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0.268   -0.503    0.140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0.034    0.002    0.049</w:t>
      </w:r>
      <w:r>
        <w:br/>
      </w:r>
      <w:r>
        <w:rPr>
          <w:rStyle w:val="VerbatimChar"/>
        </w:rPr>
        <w:t xml:space="preserve">    0.794   -0.008    0.011</w:t>
      </w:r>
      <w:r>
        <w:br/>
      </w:r>
      <w:r>
        <w:rPr>
          <w:rStyle w:val="VerbatimChar"/>
        </w:rPr>
        <w:t xml:space="preserve">    0.497   -0.030    0.062</w:t>
      </w:r>
      <w:r>
        <w:br/>
      </w:r>
      <w:r>
        <w:rPr>
          <w:rStyle w:val="VerbatimChar"/>
        </w:rPr>
        <w:t xml:space="preserve">    0.421   -0.014    0.034</w:t>
      </w:r>
      <w:r>
        <w:br/>
      </w:r>
      <w:r>
        <w:rPr>
          <w:rStyle w:val="VerbatimChar"/>
        </w:rPr>
        <w:t xml:space="preserve">    0.051   -0.025    0.000</w:t>
      </w:r>
      <w:r>
        <w:br/>
      </w:r>
      <w:r>
        <w:rPr>
          <w:rStyle w:val="VerbatimChar"/>
        </w:rPr>
        <w:t xml:space="preserve">    0.459   -0.014    0.031</w:t>
      </w:r>
      <w:r>
        <w:br/>
      </w:r>
      <w:r>
        <w:rPr>
          <w:rStyle w:val="VerbatimChar"/>
        </w:rPr>
        <w:t xml:space="preserve">    0.808   -0.137    0.107</w:t>
      </w:r>
      <w:r>
        <w:br/>
      </w:r>
      <w:r>
        <w:rPr>
          <w:rStyle w:val="VerbatimChar"/>
        </w:rPr>
        <w:t xml:space="preserve">    0.963   -0.056    0.054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0.835   -0.003    0.003</w:t>
      </w:r>
      <w:r>
        <w:br/>
      </w:r>
      <w:r>
        <w:rPr>
          <w:rStyle w:val="VerbatimChar"/>
        </w:rPr>
        <w:t xml:space="preserve">    0.828   -0.001    0.001</w:t>
      </w:r>
      <w:r>
        <w:br/>
      </w:r>
      <w:r>
        <w:rPr>
          <w:rStyle w:val="VerbatimChar"/>
        </w:rPr>
        <w:t xml:space="preserve">    0.860   -0.006    0.005</w:t>
      </w:r>
      <w:r>
        <w:br/>
      </w:r>
      <w:r>
        <w:rPr>
          <w:rStyle w:val="VerbatimChar"/>
        </w:rPr>
        <w:t xml:space="preserve">    0.997   -0.003    0.003</w:t>
      </w:r>
      <w:r>
        <w:br/>
      </w:r>
      <w:r>
        <w:rPr>
          <w:rStyle w:val="VerbatimChar"/>
        </w:rPr>
        <w:t xml:space="preserve">    0.965   -0.002    0.002</w:t>
      </w:r>
      <w:r>
        <w:br/>
      </w:r>
      <w:r>
        <w:rPr>
          <w:rStyle w:val="VerbatimChar"/>
        </w:rPr>
        <w:t xml:space="preserve">    0.613   -0.002    0.004</w:t>
      </w:r>
      <w:r>
        <w:br/>
      </w:r>
      <w:r>
        <w:rPr>
          <w:rStyle w:val="VerbatimChar"/>
        </w:rPr>
        <w:t xml:space="preserve">    0.850   -0.017    0.014</w:t>
      </w:r>
      <w:r>
        <w:br/>
      </w:r>
      <w:r>
        <w:rPr>
          <w:rStyle w:val="VerbatimChar"/>
        </w:rPr>
        <w:t xml:space="preserve">    0.697   -0.006    0.008</w:t>
      </w:r>
      <w:r>
        <w:br/>
      </w:r>
      <w:r>
        <w:br/>
      </w:r>
      <w:r>
        <w:rPr>
          <w:rStyle w:val="VerbatimChar"/>
        </w:rPr>
        <w:t>Covariances:</w:t>
      </w:r>
      <w:r>
        <w:br/>
      </w:r>
      <w:r>
        <w:rPr>
          <w:rStyle w:val="VerbatimChar"/>
        </w:rPr>
        <w:t xml:space="preserve">                        Estimate  Std.Err  t-value       df  P(&gt;|t|) ci.lower</w:t>
      </w:r>
      <w:r>
        <w:br/>
      </w:r>
      <w:r>
        <w:rPr>
          <w:rStyle w:val="VerbatimChar"/>
        </w:rPr>
        <w:t xml:space="preserve"> .migraine_incidence ~~                                                      </w:t>
      </w:r>
      <w:r>
        <w:br/>
      </w:r>
      <w:r>
        <w:rPr>
          <w:rStyle w:val="VerbatimChar"/>
        </w:rPr>
        <w:t xml:space="preserve">   .stroke_incidnc         0.000    0.000    1.193      Inf    0.233   -0.000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0.000</w:t>
      </w:r>
      <w:r>
        <w:br/>
      </w:r>
      <w:r>
        <w:br/>
      </w:r>
      <w:r>
        <w:rPr>
          <w:rStyle w:val="VerbatimChar"/>
        </w:rPr>
        <w:t>Intercepts: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0.869    0.050   17.258      Inf    0.000    0.770</w:t>
      </w:r>
      <w:r>
        <w:br/>
      </w:r>
      <w:r>
        <w:rPr>
          <w:rStyle w:val="VerbatimChar"/>
        </w:rPr>
        <w:t xml:space="preserve">   .dly_hrs_chldc_   -0.577    0.150   -3.837      Inf    0.000   -0.871</w:t>
      </w:r>
      <w:r>
        <w:br/>
      </w:r>
      <w:r>
        <w:rPr>
          <w:rStyle w:val="VerbatimChar"/>
        </w:rPr>
        <w:t xml:space="preserve">   .crrnt_mnthl___   -0.101    0.025   -4.101  624.522    0.000   -0.150</w:t>
      </w:r>
      <w:r>
        <w:br/>
      </w:r>
      <w:r>
        <w:rPr>
          <w:rStyle w:val="VerbatimChar"/>
        </w:rPr>
        <w:t xml:space="preserve">   .gross_horly_wg   -0.007    0.071   -0.100  795.855    0.920   -0.147</w:t>
      </w:r>
      <w:r>
        <w:br/>
      </w:r>
      <w:r>
        <w:rPr>
          <w:rStyle w:val="VerbatimChar"/>
        </w:rPr>
        <w:t xml:space="preserve">   .emplymnt_stts_    1.801    0.046   39.522      Inf    0.000    1.711</w:t>
      </w:r>
      <w:r>
        <w:br/>
      </w:r>
      <w:r>
        <w:rPr>
          <w:rStyle w:val="VerbatimChar"/>
        </w:rPr>
        <w:t xml:space="preserve">   .hghst_dctnl_dg    3.251    0.055   59.402      Inf    0.000    3.144</w:t>
      </w:r>
      <w:r>
        <w:br/>
      </w:r>
      <w:r>
        <w:rPr>
          <w:rStyle w:val="VerbatimChar"/>
        </w:rPr>
        <w:t xml:space="preserve">   .risk_takng_scl    5.490    0.084   65.218      Inf    0.000    5.325</w:t>
      </w:r>
      <w:r>
        <w:br/>
      </w:r>
      <w:r>
        <w:rPr>
          <w:rStyle w:val="VerbatimChar"/>
        </w:rPr>
        <w:lastRenderedPageBreak/>
        <w:t xml:space="preserve">   .politicl_ntrst    1.128    0.029   39.177      Inf    0.000    1.072</w:t>
      </w:r>
      <w:r>
        <w:br/>
      </w:r>
      <w:r>
        <w:rPr>
          <w:rStyle w:val="VerbatimChar"/>
        </w:rPr>
        <w:t xml:space="preserve">   .crrnt_mt_prnt_   -0.002    0.008   -0.184      Inf    0.854   -0.018</w:t>
      </w:r>
      <w:r>
        <w:br/>
      </w:r>
      <w:r>
        <w:rPr>
          <w:rStyle w:val="VerbatimChar"/>
        </w:rPr>
        <w:t xml:space="preserve">   .nm_physcn_vsts    2.505    0.096   26.072  461.576    0.000    2.316</w:t>
      </w:r>
      <w:r>
        <w:br/>
      </w:r>
      <w:r>
        <w:rPr>
          <w:rStyle w:val="VerbatimChar"/>
        </w:rPr>
        <w:t xml:space="preserve">   .migraine_ncdnc    0.019    0.010    1.924      Inf    0.054   -0.000</w:t>
      </w:r>
      <w:r>
        <w:br/>
      </w:r>
      <w:r>
        <w:rPr>
          <w:rStyle w:val="VerbatimChar"/>
        </w:rPr>
        <w:t xml:space="preserve">   .stroke_incidnc   -0.000    0.001   -0.013      Inf    0.989   -0.003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0.967</w:t>
      </w:r>
      <w:r>
        <w:br/>
      </w:r>
      <w:r>
        <w:rPr>
          <w:rStyle w:val="VerbatimChar"/>
        </w:rPr>
        <w:t xml:space="preserve">   -0.282</w:t>
      </w:r>
      <w:r>
        <w:br/>
      </w:r>
      <w:r>
        <w:rPr>
          <w:rStyle w:val="VerbatimChar"/>
        </w:rPr>
        <w:t xml:space="preserve">   -0.053</w:t>
      </w:r>
      <w:r>
        <w:br/>
      </w:r>
      <w:r>
        <w:rPr>
          <w:rStyle w:val="VerbatimChar"/>
        </w:rPr>
        <w:t xml:space="preserve">    0.132</w:t>
      </w:r>
      <w:r>
        <w:br/>
      </w:r>
      <w:r>
        <w:rPr>
          <w:rStyle w:val="VerbatimChar"/>
        </w:rPr>
        <w:t xml:space="preserve">    1.890</w:t>
      </w:r>
      <w:r>
        <w:br/>
      </w:r>
      <w:r>
        <w:rPr>
          <w:rStyle w:val="VerbatimChar"/>
        </w:rPr>
        <w:t xml:space="preserve">    3.358</w:t>
      </w:r>
      <w:r>
        <w:br/>
      </w:r>
      <w:r>
        <w:rPr>
          <w:rStyle w:val="VerbatimChar"/>
        </w:rPr>
        <w:t xml:space="preserve">    5.655</w:t>
      </w:r>
      <w:r>
        <w:br/>
      </w:r>
      <w:r>
        <w:rPr>
          <w:rStyle w:val="VerbatimChar"/>
        </w:rPr>
        <w:t xml:space="preserve">    1.184</w:t>
      </w:r>
      <w:r>
        <w:br/>
      </w:r>
      <w:r>
        <w:rPr>
          <w:rStyle w:val="VerbatimChar"/>
        </w:rPr>
        <w:t xml:space="preserve">    0.015</w:t>
      </w:r>
      <w:r>
        <w:br/>
      </w:r>
      <w:r>
        <w:rPr>
          <w:rStyle w:val="VerbatimChar"/>
        </w:rPr>
        <w:t xml:space="preserve">    2.693</w:t>
      </w:r>
      <w:r>
        <w:br/>
      </w:r>
      <w:r>
        <w:rPr>
          <w:rStyle w:val="VerbatimChar"/>
        </w:rPr>
        <w:t xml:space="preserve">    0.038</w:t>
      </w:r>
      <w:r>
        <w:br/>
      </w:r>
      <w:r>
        <w:rPr>
          <w:rStyle w:val="VerbatimChar"/>
        </w:rPr>
        <w:t xml:space="preserve">    0.002</w:t>
      </w:r>
      <w:r>
        <w:br/>
      </w:r>
      <w:r>
        <w:br/>
      </w:r>
      <w:r>
        <w:rPr>
          <w:rStyle w:val="VerbatimChar"/>
        </w:rPr>
        <w:t>Variances: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1.079    0.055   19.668      Inf    0.000    0.972</w:t>
      </w:r>
      <w:r>
        <w:br/>
      </w:r>
      <w:r>
        <w:rPr>
          <w:rStyle w:val="VerbatimChar"/>
        </w:rPr>
        <w:t xml:space="preserve">   .dly_hrs_chldc_    5.432    0.463   11.724  842.528    0.000    4.522</w:t>
      </w:r>
      <w:r>
        <w:br/>
      </w:r>
      <w:r>
        <w:rPr>
          <w:rStyle w:val="VerbatimChar"/>
        </w:rPr>
        <w:t xml:space="preserve">   .crrnt_mnthl___    0.435    0.020   22.234   20.767    0.000    0.394</w:t>
      </w:r>
      <w:r>
        <w:br/>
      </w:r>
      <w:r>
        <w:rPr>
          <w:rStyle w:val="VerbatimChar"/>
        </w:rPr>
        <w:t xml:space="preserve">   .gross_horly_wg    3.742    0.167   22.390   19.642    0.000    3.393</w:t>
      </w:r>
      <w:r>
        <w:br/>
      </w:r>
      <w:r>
        <w:rPr>
          <w:rStyle w:val="VerbatimChar"/>
        </w:rPr>
        <w:t xml:space="preserve">   .emplymnt_stts_    1.455    0.068   21.318      Inf    0.000    1.321</w:t>
      </w:r>
      <w:r>
        <w:br/>
      </w:r>
      <w:r>
        <w:rPr>
          <w:rStyle w:val="VerbatimChar"/>
        </w:rPr>
        <w:t xml:space="preserve">   .hghst_dctnl_dg    2.592    0.115   22.476      Inf    0.000    2.366</w:t>
      </w:r>
      <w:r>
        <w:br/>
      </w:r>
      <w:r>
        <w:rPr>
          <w:rStyle w:val="VerbatimChar"/>
        </w:rPr>
        <w:t xml:space="preserve">   .risk_takng_scl    5.888    0.264   22.274      Inf    0.000    5.369</w:t>
      </w:r>
      <w:r>
        <w:br/>
      </w:r>
      <w:r>
        <w:rPr>
          <w:rStyle w:val="VerbatimChar"/>
        </w:rPr>
        <w:t xml:space="preserve">   .politicl_ntrst    0.701    0.031   22.363      Inf    0.000    0.640</w:t>
      </w:r>
      <w:r>
        <w:br/>
      </w:r>
      <w:r>
        <w:rPr>
          <w:rStyle w:val="VerbatimChar"/>
        </w:rPr>
        <w:t xml:space="preserve">   .crrnt_mt_prnt_    0.025    0.002   14.904      Inf    0.000    0.022</w:t>
      </w:r>
      <w:r>
        <w:br/>
      </w:r>
      <w:r>
        <w:rPr>
          <w:rStyle w:val="VerbatimChar"/>
        </w:rPr>
        <w:t xml:space="preserve">   .nm_physcn_vsts    7.850    0.351   22.379   24.449    0.000    7.127</w:t>
      </w:r>
      <w:r>
        <w:br/>
      </w:r>
      <w:r>
        <w:rPr>
          <w:rStyle w:val="VerbatimChar"/>
        </w:rPr>
        <w:t xml:space="preserve">   .migraine_ncdnc    0.029    0.001   22.502      Inf    0.000    0.026</w:t>
      </w:r>
      <w:r>
        <w:br/>
      </w:r>
      <w:r>
        <w:rPr>
          <w:rStyle w:val="VerbatimChar"/>
        </w:rPr>
        <w:t xml:space="preserve">   .stroke_incidnc    0.000    0.000   22.502      Inf    0.000    0.000</w:t>
      </w:r>
      <w:r>
        <w:br/>
      </w:r>
      <w:r>
        <w:rPr>
          <w:rStyle w:val="VerbatimChar"/>
        </w:rPr>
        <w:t xml:space="preserve">   .gender            1.739    0.370    4.707      Inf    0.000    1.015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1.187</w:t>
      </w:r>
      <w:r>
        <w:br/>
      </w:r>
      <w:r>
        <w:rPr>
          <w:rStyle w:val="VerbatimChar"/>
        </w:rPr>
        <w:t xml:space="preserve">    6.341</w:t>
      </w:r>
      <w:r>
        <w:br/>
      </w:r>
      <w:r>
        <w:rPr>
          <w:rStyle w:val="VerbatimChar"/>
        </w:rPr>
        <w:t xml:space="preserve">    0.475</w:t>
      </w:r>
      <w:r>
        <w:br/>
      </w:r>
      <w:r>
        <w:rPr>
          <w:rStyle w:val="VerbatimChar"/>
        </w:rPr>
        <w:t xml:space="preserve">    4.091</w:t>
      </w:r>
      <w:r>
        <w:br/>
      </w:r>
      <w:r>
        <w:rPr>
          <w:rStyle w:val="VerbatimChar"/>
        </w:rPr>
        <w:t xml:space="preserve">    1.589</w:t>
      </w:r>
      <w:r>
        <w:br/>
      </w:r>
      <w:r>
        <w:rPr>
          <w:rStyle w:val="VerbatimChar"/>
        </w:rPr>
        <w:t xml:space="preserve">    2.818</w:t>
      </w:r>
      <w:r>
        <w:br/>
      </w:r>
      <w:r>
        <w:rPr>
          <w:rStyle w:val="VerbatimChar"/>
        </w:rPr>
        <w:t xml:space="preserve">    6.406</w:t>
      </w:r>
      <w:r>
        <w:br/>
      </w:r>
      <w:r>
        <w:rPr>
          <w:rStyle w:val="VerbatimChar"/>
        </w:rPr>
        <w:t xml:space="preserve">    0.762</w:t>
      </w:r>
      <w:r>
        <w:br/>
      </w:r>
      <w:r>
        <w:rPr>
          <w:rStyle w:val="VerbatimChar"/>
        </w:rPr>
        <w:t xml:space="preserve">    0.028</w:t>
      </w:r>
      <w:r>
        <w:br/>
      </w:r>
      <w:r>
        <w:rPr>
          <w:rStyle w:val="VerbatimChar"/>
        </w:rPr>
        <w:t xml:space="preserve">    8.573</w:t>
      </w:r>
      <w:r>
        <w:br/>
      </w:r>
      <w:r>
        <w:rPr>
          <w:rStyle w:val="VerbatimChar"/>
        </w:rPr>
        <w:t xml:space="preserve">    0.031</w:t>
      </w:r>
      <w:r>
        <w:br/>
      </w:r>
      <w:r>
        <w:rPr>
          <w:rStyle w:val="VerbatimChar"/>
        </w:rPr>
        <w:t xml:space="preserve">    0.001</w:t>
      </w:r>
      <w:r>
        <w:br/>
      </w:r>
      <w:r>
        <w:rPr>
          <w:rStyle w:val="VerbatimChar"/>
        </w:rPr>
        <w:t xml:space="preserve">    2.464</w:t>
      </w:r>
    </w:p>
    <w:p w14:paraId="6A33C111" w14:textId="77777777" w:rsidR="00DA2D64" w:rsidRDefault="00000000">
      <w:pPr>
        <w:pStyle w:val="SourceCode"/>
      </w:pPr>
      <w:r>
        <w:rPr>
          <w:rStyle w:val="VerbatimChar"/>
        </w:rPr>
        <w:lastRenderedPageBreak/>
        <w:t>lavaan.mi object fit to 20 imputed data sets using:</w:t>
      </w:r>
      <w:r>
        <w:br/>
      </w:r>
      <w:r>
        <w:rPr>
          <w:rStyle w:val="VerbatimChar"/>
        </w:rPr>
        <w:t xml:space="preserve"> - lavaan    (0.6-21)</w:t>
      </w:r>
      <w:r>
        <w:br/>
      </w:r>
      <w:r>
        <w:rPr>
          <w:rStyle w:val="VerbatimChar"/>
        </w:rPr>
        <w:t xml:space="preserve"> - lavaan.mi (0.1-0)</w:t>
      </w:r>
      <w:r>
        <w:br/>
      </w:r>
      <w:r>
        <w:rPr>
          <w:rStyle w:val="VerbatimChar"/>
        </w:rPr>
        <w:t xml:space="preserve">See class?lavaan.mi help page for available methods. </w:t>
      </w:r>
      <w:r>
        <w:br/>
      </w:r>
      <w:r>
        <w:br/>
      </w:r>
      <w:r>
        <w:rPr>
          <w:rStyle w:val="VerbatimChar"/>
        </w:rPr>
        <w:t>Convergence information:</w:t>
      </w:r>
      <w:r>
        <w:br/>
      </w:r>
      <w:r>
        <w:rPr>
          <w:rStyle w:val="VerbatimChar"/>
        </w:rPr>
        <w:t>The model converged on 20 imputed data sets.</w:t>
      </w:r>
      <w:r>
        <w:br/>
      </w:r>
      <w:r>
        <w:rPr>
          <w:rStyle w:val="VerbatimChar"/>
        </w:rPr>
        <w:t>Standard errors were available for all imputations.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 50</w:t>
      </w:r>
      <w:r>
        <w:br/>
      </w:r>
      <w:r>
        <w:br/>
      </w:r>
      <w:r>
        <w:rPr>
          <w:rStyle w:val="VerbatimChar"/>
        </w:rPr>
        <w:t xml:space="preserve">  Number of observations                              51370</w:t>
      </w:r>
      <w:r>
        <w:br/>
      </w:r>
      <w:r>
        <w:rPr>
          <w:rStyle w:val="VerbatimChar"/>
        </w:rPr>
        <w:t xml:space="preserve">  Sampling weights variable                   weight_factor</w:t>
      </w:r>
      <w:r>
        <w:br/>
      </w:r>
      <w:r>
        <w:br/>
      </w:r>
      <w:r>
        <w:rPr>
          <w:rStyle w:val="VerbatimChar"/>
        </w:rPr>
        <w:t>Model Test User Model:</w:t>
      </w:r>
      <w:r>
        <w:br/>
      </w:r>
      <w:r>
        <w:br/>
      </w:r>
      <w:r>
        <w:rPr>
          <w:rStyle w:val="VerbatimChar"/>
        </w:rPr>
        <w:t xml:space="preserve">                                                    Standard      Scaled</w:t>
      </w:r>
      <w:r>
        <w:br/>
      </w:r>
      <w:r>
        <w:rPr>
          <w:rStyle w:val="VerbatimChar"/>
        </w:rPr>
        <w:t xml:space="preserve">  Test statistic                                   53243.942   11929.819</w:t>
      </w:r>
      <w:r>
        <w:br/>
      </w:r>
      <w:r>
        <w:rPr>
          <w:rStyle w:val="VerbatimChar"/>
        </w:rPr>
        <w:t xml:space="preserve">  Degrees of freedom                                     184         184</w:t>
      </w:r>
      <w:r>
        <w:br/>
      </w:r>
      <w:r>
        <w:rPr>
          <w:rStyle w:val="VerbatimChar"/>
        </w:rPr>
        <w:t xml:space="preserve">  P-value                                              0.000       0.000</w:t>
      </w:r>
      <w:r>
        <w:br/>
      </w:r>
      <w:r>
        <w:rPr>
          <w:rStyle w:val="VerbatimChar"/>
        </w:rPr>
        <w:t xml:space="preserve">  Average scaling correction factor                                4.463</w:t>
      </w:r>
      <w:r>
        <w:br/>
      </w:r>
      <w:r>
        <w:rPr>
          <w:rStyle w:val="VerbatimChar"/>
        </w:rPr>
        <w:t xml:space="preserve">  Pooling method                                          D4            </w:t>
      </w:r>
      <w:r>
        <w:br/>
      </w:r>
      <w:r>
        <w:rPr>
          <w:rStyle w:val="VerbatimChar"/>
        </w:rPr>
        <w:t xml:space="preserve">    Pooled statistic                              "standard"            </w:t>
      </w:r>
      <w:r>
        <w:br/>
      </w:r>
      <w:r>
        <w:rPr>
          <w:rStyle w:val="VerbatimChar"/>
        </w:rPr>
        <w:t xml:space="preserve">    "yuan.bentler.mplus" correction applied            AFTER     pooling</w:t>
      </w:r>
      <w:r>
        <w:br/>
      </w:r>
      <w:r>
        <w:br/>
      </w:r>
      <w:r>
        <w:rPr>
          <w:rStyle w:val="VerbatimChar"/>
        </w:rPr>
        <w:t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104942.267   44260.608</w:t>
      </w:r>
      <w:r>
        <w:br/>
      </w:r>
      <w:r>
        <w:rPr>
          <w:rStyle w:val="VerbatimChar"/>
        </w:rPr>
        <w:t xml:space="preserve">  Degrees of freedom                               222         222</w:t>
      </w:r>
      <w:r>
        <w:br/>
      </w:r>
      <w:r>
        <w:rPr>
          <w:rStyle w:val="VerbatimChar"/>
        </w:rPr>
        <w:t xml:space="preserve">  P-value                                        0.000       0.000</w:t>
      </w:r>
      <w:r>
        <w:br/>
      </w:r>
      <w:r>
        <w:rPr>
          <w:rStyle w:val="VerbatimChar"/>
        </w:rPr>
        <w:t xml:space="preserve">  Scaling correction factor                                  2.371</w:t>
      </w:r>
      <w:r>
        <w:br/>
      </w:r>
      <w:r>
        <w:br/>
      </w:r>
      <w:r>
        <w:rPr>
          <w:rStyle w:val="VerbatimChar"/>
        </w:rPr>
        <w:t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0.493       0.733</w:t>
      </w:r>
      <w:r>
        <w:br/>
      </w:r>
      <w:r>
        <w:rPr>
          <w:rStyle w:val="VerbatimChar"/>
        </w:rPr>
        <w:t xml:space="preserve">  Tucker-Lewis Index (TLI)                       0.389       0.678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Comparative Fit Index (CFI)                         0.498</w:t>
      </w:r>
      <w:r>
        <w:br/>
      </w:r>
      <w:r>
        <w:rPr>
          <w:rStyle w:val="VerbatimChar"/>
        </w:rPr>
        <w:t xml:space="preserve">  Robust Tucker-Lewis Index (TLI)                            0.394</w:t>
      </w:r>
      <w:r>
        <w:br/>
      </w:r>
      <w:r>
        <w:br/>
      </w:r>
      <w:r>
        <w:rPr>
          <w:rStyle w:val="VerbatimChar"/>
        </w:rPr>
        <w:t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-869870.818 -869870.818</w:t>
      </w:r>
      <w:r>
        <w:br/>
      </w:r>
      <w:r>
        <w:rPr>
          <w:rStyle w:val="VerbatimChar"/>
        </w:rPr>
        <w:t xml:space="preserve">  Scaling correction factor                                 55.173</w:t>
      </w:r>
      <w:r>
        <w:br/>
      </w:r>
      <w:r>
        <w:rPr>
          <w:rStyle w:val="VerbatimChar"/>
        </w:rPr>
        <w:t xml:space="preserve">      for the MLR correction                                      </w:t>
      </w:r>
      <w:r>
        <w:br/>
      </w:r>
      <w:r>
        <w:rPr>
          <w:rStyle w:val="VerbatimChar"/>
        </w:rPr>
        <w:t xml:space="preserve">  Loglikelihood unrestricted model (H1)    -837487.459 -837487.459</w:t>
      </w:r>
      <w:r>
        <w:br/>
      </w:r>
      <w:r>
        <w:rPr>
          <w:rStyle w:val="VerbatimChar"/>
        </w:rPr>
        <w:lastRenderedPageBreak/>
        <w:t xml:space="preserve">  Scaling correction factor                                 15.368</w:t>
      </w:r>
      <w:r>
        <w:br/>
      </w:r>
      <w:r>
        <w:rPr>
          <w:rStyle w:val="VerbatimChar"/>
        </w:rPr>
        <w:t xml:space="preserve">      for the MLR correction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1739841.637 1739841.637</w:t>
      </w:r>
      <w:r>
        <w:br/>
      </w:r>
      <w:r>
        <w:rPr>
          <w:rStyle w:val="VerbatimChar"/>
        </w:rPr>
        <w:t xml:space="preserve">  Bayesian (BIC)                           1740283.977 1740283.977</w:t>
      </w:r>
      <w:r>
        <w:br/>
      </w:r>
      <w:r>
        <w:rPr>
          <w:rStyle w:val="VerbatimChar"/>
        </w:rPr>
        <w:t xml:space="preserve">  Sample-size adjusted Bayesian (SABIC)    1740125.076 1740125.076</w:t>
      </w:r>
      <w:r>
        <w:br/>
      </w:r>
      <w:r>
        <w:br/>
      </w:r>
      <w:r>
        <w:rPr>
          <w:rStyle w:val="VerbatimChar"/>
        </w:rPr>
        <w:t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0.075       0.035</w:t>
      </w:r>
      <w:r>
        <w:br/>
      </w:r>
      <w:r>
        <w:rPr>
          <w:rStyle w:val="VerbatimChar"/>
        </w:rPr>
        <w:t xml:space="preserve">  90 Percent confidence interval - lower         0.074       0.035</w:t>
      </w:r>
      <w:r>
        <w:br/>
      </w:r>
      <w:r>
        <w:rPr>
          <w:rStyle w:val="VerbatimChar"/>
        </w:rPr>
        <w:t xml:space="preserve">  90 Percent confidence interval - upper         0.075       0.035</w:t>
      </w:r>
      <w:r>
        <w:br/>
      </w:r>
      <w:r>
        <w:rPr>
          <w:rStyle w:val="VerbatimChar"/>
        </w:rPr>
        <w:t xml:space="preserve">  P-value H_0: RMSEA &lt;= 0.050                    0.000       1.000</w:t>
      </w:r>
      <w:r>
        <w:br/>
      </w:r>
      <w:r>
        <w:rPr>
          <w:rStyle w:val="VerbatimChar"/>
        </w:rPr>
        <w:t xml:space="preserve">  P-value H_0: RMSEA &gt;= 0.080                    0.000       0.000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</w:rPr>
        <w:t xml:space="preserve">  Robust RMSEA                                               0.074</w:t>
      </w:r>
      <w:r>
        <w:br/>
      </w:r>
      <w:r>
        <w:rPr>
          <w:rStyle w:val="VerbatimChar"/>
        </w:rPr>
        <w:t xml:space="preserve">  90 Percent confidence interval - lower                     0.073</w:t>
      </w:r>
      <w:r>
        <w:br/>
      </w:r>
      <w:r>
        <w:rPr>
          <w:rStyle w:val="VerbatimChar"/>
        </w:rPr>
        <w:t xml:space="preserve">  90 Percent confidence interval - upper                     0.076</w:t>
      </w:r>
      <w:r>
        <w:br/>
      </w:r>
      <w:r>
        <w:rPr>
          <w:rStyle w:val="VerbatimChar"/>
        </w:rPr>
        <w:t xml:space="preserve">  P-value H_0: Robust RMSEA &lt;= 0.050                         0.000</w:t>
      </w:r>
      <w:r>
        <w:br/>
      </w:r>
      <w:r>
        <w:rPr>
          <w:rStyle w:val="VerbatimChar"/>
        </w:rPr>
        <w:t xml:space="preserve">  P-value H_0: Robust RMSEA &gt;= 0.080                         0.000</w:t>
      </w:r>
      <w:r>
        <w:br/>
      </w:r>
      <w:r>
        <w:br/>
      </w:r>
      <w:r>
        <w:rPr>
          <w:rStyle w:val="VerbatimChar"/>
        </w:rPr>
        <w:t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0.072       0.072</w:t>
      </w:r>
      <w:r>
        <w:br/>
      </w:r>
      <w:r>
        <w:br/>
      </w:r>
      <w:r>
        <w:rPr>
          <w:rStyle w:val="VerbatimChar"/>
        </w:rPr>
        <w:t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      Sandwich</w:t>
      </w:r>
      <w:r>
        <w:br/>
      </w:r>
      <w:r>
        <w:rPr>
          <w:rStyle w:val="VerbatimChar"/>
        </w:rPr>
        <w:t xml:space="preserve">  Information bread                                 Observed</w:t>
      </w:r>
      <w:r>
        <w:br/>
      </w:r>
      <w:r>
        <w:rPr>
          <w:rStyle w:val="VerbatimChar"/>
        </w:rPr>
        <w:t xml:space="preserve">  Observed information based on                           H1</w:t>
      </w:r>
      <w:r>
        <w:br/>
      </w:r>
      <w:r>
        <w:rPr>
          <w:rStyle w:val="VerbatimChar"/>
        </w:rPr>
        <w:t xml:space="preserve">  Information saturated (h1) model                Structured</w:t>
      </w:r>
      <w:r>
        <w:br/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rPr>
          <w:rStyle w:val="VerbatimChar"/>
        </w:rPr>
        <w:t xml:space="preserve">  Pooled across imputations             Rubin's (1987) rules</w:t>
      </w:r>
      <w:r>
        <w:br/>
      </w:r>
      <w:r>
        <w:rPr>
          <w:rStyle w:val="VerbatimChar"/>
        </w:rPr>
        <w:t xml:space="preserve">  Augment within-imputation variance    Scale by average RIV</w:t>
      </w:r>
      <w:r>
        <w:br/>
      </w:r>
      <w:r>
        <w:rPr>
          <w:rStyle w:val="VerbatimChar"/>
        </w:rPr>
        <w:t xml:space="preserve">  Wald test for pooled parameters         t(df) distribution</w:t>
      </w:r>
      <w:r>
        <w:br/>
      </w:r>
      <w:r>
        <w:br/>
      </w:r>
      <w:r>
        <w:rPr>
          <w:rStyle w:val="VerbatimChar"/>
        </w:rPr>
        <w:t xml:space="preserve">  Pooled t statistics with df &gt;= 1000 are displayed with</w:t>
      </w:r>
      <w:r>
        <w:br/>
      </w:r>
      <w:r>
        <w:rPr>
          <w:rStyle w:val="VerbatimChar"/>
        </w:rPr>
        <w:t xml:space="preserve">  df = Inf(inity) to save space. Although the t distribution</w:t>
      </w:r>
      <w:r>
        <w:br/>
      </w:r>
      <w:r>
        <w:rPr>
          <w:rStyle w:val="VerbatimChar"/>
        </w:rPr>
        <w:t xml:space="preserve">  with large df closely approximates a standard normal</w:t>
      </w:r>
      <w:r>
        <w:br/>
      </w:r>
      <w:r>
        <w:rPr>
          <w:rStyle w:val="VerbatimChar"/>
        </w:rPr>
        <w:t xml:space="preserve">  distribution, exact df for reporting these t tests can be</w:t>
      </w:r>
      <w:r>
        <w:br/>
      </w:r>
      <w:r>
        <w:rPr>
          <w:rStyle w:val="VerbatimChar"/>
        </w:rPr>
        <w:t xml:space="preserve">  obtained from parameterEstimates.mi() </w:t>
      </w:r>
      <w:r>
        <w:br/>
      </w:r>
      <w:r>
        <w:br/>
      </w:r>
      <w:r>
        <w:br/>
      </w:r>
      <w:r>
        <w:rPr>
          <w:rStyle w:val="VerbatimChar"/>
        </w:rPr>
        <w:t>Latent Variables: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gender =~                                                             </w:t>
      </w:r>
      <w:r>
        <w:br/>
      </w:r>
      <w:r>
        <w:rPr>
          <w:rStyle w:val="VerbatimChar"/>
        </w:rPr>
        <w:t xml:space="preserve">    dly_hrs_hswrk_    0.530    0.023   23.092   55.612    0.000    0.484</w:t>
      </w:r>
      <w:r>
        <w:br/>
      </w:r>
      <w:r>
        <w:rPr>
          <w:rStyle w:val="VerbatimChar"/>
        </w:rPr>
        <w:t xml:space="preserve">    dly_hrs_chldc_    0.496    0.034   14.793   77.684    0.000    0.429</w:t>
      </w:r>
      <w:r>
        <w:br/>
      </w:r>
      <w:r>
        <w:rPr>
          <w:rStyle w:val="VerbatimChar"/>
        </w:rPr>
        <w:lastRenderedPageBreak/>
        <w:t xml:space="preserve">    crrnt_mnthl___   -0.589    0.021  -27.424      Inf    0.000   -0.632</w:t>
      </w:r>
      <w:r>
        <w:br/>
      </w:r>
      <w:r>
        <w:rPr>
          <w:rStyle w:val="VerbatimChar"/>
        </w:rPr>
        <w:t xml:space="preserve">    gross_horly_wg   -0.780    0.071  -11.056  892.065    0.000   -0.918</w:t>
      </w:r>
      <w:r>
        <w:br/>
      </w:r>
      <w:r>
        <w:rPr>
          <w:rStyle w:val="VerbatimChar"/>
        </w:rPr>
        <w:t xml:space="preserve">    emplymnt_stts_   -0.633    0.026  -24.090  240.045    0.000   -0.684</w:t>
      </w:r>
      <w:r>
        <w:br/>
      </w:r>
      <w:r>
        <w:rPr>
          <w:rStyle w:val="VerbatimChar"/>
        </w:rPr>
        <w:t xml:space="preserve">    hghst_dctnl_dg   -0.550    0.023  -23.966      Inf    0.000   -0.595</w:t>
      </w:r>
      <w:r>
        <w:br/>
      </w:r>
      <w:r>
        <w:rPr>
          <w:rStyle w:val="VerbatimChar"/>
        </w:rPr>
        <w:t xml:space="preserve">    risk_takng_scl   -0.527    0.026  -20.595  110.872    0.000   -0.577</w:t>
      </w:r>
      <w:r>
        <w:br/>
      </w:r>
      <w:r>
        <w:rPr>
          <w:rStyle w:val="VerbatimChar"/>
        </w:rPr>
        <w:t xml:space="preserve">    politicl_ntrst   -0.157    0.009  -17.720  282.108    0.000   -0.175</w:t>
      </w:r>
      <w:r>
        <w:br/>
      </w:r>
      <w:r>
        <w:rPr>
          <w:rStyle w:val="VerbatimChar"/>
        </w:rPr>
        <w:t xml:space="preserve">    crrnt_mt_prnt_    0.014    0.002    9.340   90.406    0.000    0.011</w:t>
      </w:r>
      <w:r>
        <w:br/>
      </w:r>
      <w:r>
        <w:rPr>
          <w:rStyle w:val="VerbatimChar"/>
        </w:rPr>
        <w:t xml:space="preserve">    nm_physcn_vsts    0.415    0.033   12.487  355.982    0.000    0.350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0.576</w:t>
      </w:r>
      <w:r>
        <w:br/>
      </w:r>
      <w:r>
        <w:rPr>
          <w:rStyle w:val="VerbatimChar"/>
        </w:rPr>
        <w:t xml:space="preserve">    0.563</w:t>
      </w:r>
      <w:r>
        <w:br/>
      </w:r>
      <w:r>
        <w:rPr>
          <w:rStyle w:val="VerbatimChar"/>
        </w:rPr>
        <w:t xml:space="preserve">   -0.547</w:t>
      </w:r>
      <w:r>
        <w:br/>
      </w:r>
      <w:r>
        <w:rPr>
          <w:rStyle w:val="VerbatimChar"/>
        </w:rPr>
        <w:t xml:space="preserve">   -0.641</w:t>
      </w:r>
      <w:r>
        <w:br/>
      </w:r>
      <w:r>
        <w:rPr>
          <w:rStyle w:val="VerbatimChar"/>
        </w:rPr>
        <w:t xml:space="preserve">   -0.581</w:t>
      </w:r>
      <w:r>
        <w:br/>
      </w:r>
      <w:r>
        <w:rPr>
          <w:rStyle w:val="VerbatimChar"/>
        </w:rPr>
        <w:t xml:space="preserve">   -0.505</w:t>
      </w:r>
      <w:r>
        <w:br/>
      </w:r>
      <w:r>
        <w:rPr>
          <w:rStyle w:val="VerbatimChar"/>
        </w:rPr>
        <w:t xml:space="preserve">   -0.476</w:t>
      </w:r>
      <w:r>
        <w:br/>
      </w:r>
      <w:r>
        <w:rPr>
          <w:rStyle w:val="VerbatimChar"/>
        </w:rPr>
        <w:t xml:space="preserve">   -0.140</w:t>
      </w:r>
      <w:r>
        <w:br/>
      </w:r>
      <w:r>
        <w:rPr>
          <w:rStyle w:val="VerbatimChar"/>
        </w:rPr>
        <w:t xml:space="preserve">    0.017</w:t>
      </w:r>
      <w:r>
        <w:br/>
      </w:r>
      <w:r>
        <w:rPr>
          <w:rStyle w:val="VerbatimChar"/>
        </w:rPr>
        <w:t xml:space="preserve">    0.481</w:t>
      </w:r>
      <w:r>
        <w:br/>
      </w:r>
      <w:r>
        <w:br/>
      </w:r>
      <w:r>
        <w:rPr>
          <w:rStyle w:val="VerbatimChar"/>
        </w:rPr>
        <w:t>Regressions:</w:t>
      </w:r>
      <w:r>
        <w:br/>
      </w:r>
      <w:r>
        <w:rPr>
          <w:rStyle w:val="VerbatimChar"/>
        </w:rPr>
        <w:t xml:space="preserve">                                       Estimate  Std.Err  t-value       df</w:t>
      </w:r>
      <w:r>
        <w:br/>
      </w:r>
      <w:r>
        <w:rPr>
          <w:rStyle w:val="VerbatimChar"/>
        </w:rPr>
        <w:t xml:space="preserve">  gender ~                                                                </w:t>
      </w:r>
      <w:r>
        <w:br/>
      </w:r>
      <w:r>
        <w:rPr>
          <w:rStyle w:val="VerbatimChar"/>
        </w:rPr>
        <w:t xml:space="preserve">    sex_binary                            1.000                           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t xml:space="preserve">    nm_chldrn_n_hs                        0.162    0.017    9.789      Inf</w:t>
      </w:r>
      <w:r>
        <w:br/>
      </w:r>
      <w:r>
        <w:rPr>
          <w:rStyle w:val="VerbatimChar"/>
        </w:rPr>
        <w:t xml:space="preserve">    partner                               0.339    0.023   14.538      Inf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t xml:space="preserve">    nm_chldrn_n_hs                        2.570    0.065   39.617      Inf</w:t>
      </w:r>
      <w:r>
        <w:br/>
      </w:r>
      <w:r>
        <w:rPr>
          <w:rStyle w:val="VerbatimChar"/>
        </w:rPr>
        <w:t xml:space="preserve">    partner                               0.227    0.042    5.360      Inf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est_grmn_rsdnc                       -0.194    0.014  -14.254  540.442</w:t>
      </w:r>
      <w:r>
        <w:br/>
      </w:r>
      <w:r>
        <w:rPr>
          <w:rStyle w:val="VerbatimChar"/>
        </w:rPr>
        <w:t xml:space="preserve">    age_10y                               0.075    0.004   18.280  144.615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est_grmn_rsdnc                       -0.409    0.045   -9.147  217.484</w:t>
      </w:r>
      <w:r>
        <w:br/>
      </w:r>
      <w:r>
        <w:rPr>
          <w:rStyle w:val="VerbatimChar"/>
        </w:rPr>
        <w:t xml:space="preserve">    age_10y                               0.239    0.015   15.480  138.351</w:t>
      </w:r>
      <w:r>
        <w:br/>
      </w:r>
      <w:r>
        <w:rPr>
          <w:rStyle w:val="VerbatimChar"/>
        </w:rPr>
        <w:t xml:space="preserve">  migraine_incidence ~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0.048    0.005   10.191      Inf</w:t>
      </w:r>
      <w:r>
        <w:br/>
      </w:r>
      <w:r>
        <w:rPr>
          <w:rStyle w:val="VerbatimChar"/>
        </w:rPr>
        <w:t xml:space="preserve">    gender                                0.000    0.002    0.001      Inf</w:t>
      </w:r>
      <w:r>
        <w:br/>
      </w:r>
      <w:r>
        <w:rPr>
          <w:rStyle w:val="VerbatimChar"/>
        </w:rPr>
        <w:t xml:space="preserve">    sex_or                                0.006    0.012    0.467      Inf</w:t>
      </w:r>
      <w:r>
        <w:br/>
      </w:r>
      <w:r>
        <w:rPr>
          <w:rStyle w:val="VerbatimChar"/>
        </w:rPr>
        <w:t xml:space="preserve">    partner                               0.002    0.004    0.457      Inf</w:t>
      </w:r>
      <w:r>
        <w:br/>
      </w:r>
      <w:r>
        <w:rPr>
          <w:rStyle w:val="VerbatimChar"/>
        </w:rPr>
        <w:t xml:space="preserve">    age_10y                               0.005    0.001    3.688      Inf</w:t>
      </w:r>
      <w:r>
        <w:br/>
      </w:r>
      <w:r>
        <w:rPr>
          <w:rStyle w:val="VerbatimChar"/>
        </w:rPr>
        <w:t xml:space="preserve">    immigrtn_hstry                       -0.000    0.003   -0.164      Inf</w:t>
      </w:r>
      <w:r>
        <w:br/>
      </w:r>
      <w:r>
        <w:rPr>
          <w:rStyle w:val="VerbatimChar"/>
        </w:rPr>
        <w:t xml:space="preserve">    smoke_bfr_mgrn                        0.010    0.004    2.369      Inf</w:t>
      </w:r>
      <w:r>
        <w:br/>
      </w:r>
      <w:r>
        <w:rPr>
          <w:rStyle w:val="VerbatimChar"/>
        </w:rPr>
        <w:t xml:space="preserve">    dibts_bfr_mgrn                       -0.013    0.006   -2.062      Inf</w:t>
      </w:r>
      <w:r>
        <w:br/>
      </w:r>
      <w:r>
        <w:rPr>
          <w:rStyle w:val="VerbatimChar"/>
        </w:rPr>
        <w:t xml:space="preserve">    hyprtnsn_bfr_m                       -0.028    0.005   -5.649      Inf</w:t>
      </w:r>
      <w:r>
        <w:br/>
      </w:r>
      <w:r>
        <w:rPr>
          <w:rStyle w:val="VerbatimChar"/>
        </w:rPr>
        <w:t xml:space="preserve">  stroke_incidence ~                                                      </w:t>
      </w:r>
      <w:r>
        <w:br/>
      </w:r>
      <w:r>
        <w:rPr>
          <w:rStyle w:val="VerbatimChar"/>
        </w:rPr>
        <w:t xml:space="preserve">    sex_binary                           -0.013    0.003   -4.335      Inf</w:t>
      </w:r>
      <w:r>
        <w:br/>
      </w:r>
      <w:r>
        <w:rPr>
          <w:rStyle w:val="VerbatimChar"/>
        </w:rPr>
        <w:t xml:space="preserve">    gender                                0.006    0.001    4.977  626.889</w:t>
      </w:r>
      <w:r>
        <w:br/>
      </w:r>
      <w:r>
        <w:rPr>
          <w:rStyle w:val="VerbatimChar"/>
        </w:rPr>
        <w:lastRenderedPageBreak/>
        <w:t xml:space="preserve">    sex_or                                0.003    0.005    0.608      Inf</w:t>
      </w:r>
      <w:r>
        <w:br/>
      </w:r>
      <w:r>
        <w:rPr>
          <w:rStyle w:val="VerbatimChar"/>
        </w:rPr>
        <w:t xml:space="preserve">    partner                              -0.008    0.003   -2.637      Inf</w:t>
      </w:r>
      <w:r>
        <w:br/>
      </w:r>
      <w:r>
        <w:rPr>
          <w:rStyle w:val="VerbatimChar"/>
        </w:rPr>
        <w:t xml:space="preserve">    age_10y                               0.012    0.001   11.588      Inf</w:t>
      </w:r>
      <w:r>
        <w:br/>
      </w:r>
      <w:r>
        <w:rPr>
          <w:rStyle w:val="VerbatimChar"/>
        </w:rPr>
        <w:t xml:space="preserve">    immigrtn_hstry                       -0.002    0.002   -1.007      Inf</w:t>
      </w:r>
      <w:r>
        <w:br/>
      </w:r>
      <w:r>
        <w:rPr>
          <w:rStyle w:val="VerbatimChar"/>
        </w:rPr>
        <w:t xml:space="preserve">    smoke_bfr_strk                        0.009    0.003    3.202      Inf</w:t>
      </w:r>
      <w:r>
        <w:br/>
      </w:r>
      <w:r>
        <w:rPr>
          <w:rStyle w:val="VerbatimChar"/>
        </w:rPr>
        <w:t xml:space="preserve">    dibts_bfr_strk                        0.012    0.007    1.711      Inf</w:t>
      </w:r>
      <w:r>
        <w:br/>
      </w:r>
      <w:r>
        <w:rPr>
          <w:rStyle w:val="VerbatimChar"/>
        </w:rPr>
        <w:t xml:space="preserve">    hyprtnsn_bfr_s                       -0.003    0.004   -0.728      Inf</w:t>
      </w:r>
      <w:r>
        <w:br/>
      </w:r>
      <w:r>
        <w:rPr>
          <w:rStyle w:val="VerbatimChar"/>
        </w:rPr>
        <w:t xml:space="preserve">  P(&gt;|t|) ci.lower ci.upper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         1.000    1.000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0.000    0.130    0.195</w:t>
      </w:r>
      <w:r>
        <w:br/>
      </w:r>
      <w:r>
        <w:rPr>
          <w:rStyle w:val="VerbatimChar"/>
        </w:rPr>
        <w:t xml:space="preserve">    0.000    0.293    0.384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0.000    2.443    2.697</w:t>
      </w:r>
      <w:r>
        <w:br/>
      </w:r>
      <w:r>
        <w:rPr>
          <w:rStyle w:val="VerbatimChar"/>
        </w:rPr>
        <w:t xml:space="preserve">    0.000    0.144    0.310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-0.221   -0.168</w:t>
      </w:r>
      <w:r>
        <w:br/>
      </w:r>
      <w:r>
        <w:rPr>
          <w:rStyle w:val="VerbatimChar"/>
        </w:rPr>
        <w:t xml:space="preserve">    0.000    0.067    0.083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-0.497   -0.320</w:t>
      </w:r>
      <w:r>
        <w:br/>
      </w:r>
      <w:r>
        <w:rPr>
          <w:rStyle w:val="VerbatimChar"/>
        </w:rPr>
        <w:t xml:space="preserve">    0.000    0.208    0.269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0.000    0.039    0.057</w:t>
      </w:r>
      <w:r>
        <w:br/>
      </w:r>
      <w:r>
        <w:rPr>
          <w:rStyle w:val="VerbatimChar"/>
        </w:rPr>
        <w:t xml:space="preserve">    1.000   -0.005    0.005</w:t>
      </w:r>
      <w:r>
        <w:br/>
      </w:r>
      <w:r>
        <w:rPr>
          <w:rStyle w:val="VerbatimChar"/>
        </w:rPr>
        <w:t xml:space="preserve">    0.640   -0.018    0.029</w:t>
      </w:r>
      <w:r>
        <w:br/>
      </w:r>
      <w:r>
        <w:rPr>
          <w:rStyle w:val="VerbatimChar"/>
        </w:rPr>
        <w:t xml:space="preserve">    0.648   -0.006    0.010</w:t>
      </w:r>
      <w:r>
        <w:br/>
      </w:r>
      <w:r>
        <w:rPr>
          <w:rStyle w:val="VerbatimChar"/>
        </w:rPr>
        <w:t xml:space="preserve">    0.000    0.002    0.007</w:t>
      </w:r>
      <w:r>
        <w:br/>
      </w:r>
      <w:r>
        <w:rPr>
          <w:rStyle w:val="VerbatimChar"/>
        </w:rPr>
        <w:t xml:space="preserve">    0.869   -0.006    0.005</w:t>
      </w:r>
      <w:r>
        <w:br/>
      </w:r>
      <w:r>
        <w:rPr>
          <w:rStyle w:val="VerbatimChar"/>
        </w:rPr>
        <w:t xml:space="preserve">    0.018    0.002    0.018</w:t>
      </w:r>
      <w:r>
        <w:br/>
      </w:r>
      <w:r>
        <w:rPr>
          <w:rStyle w:val="VerbatimChar"/>
        </w:rPr>
        <w:t xml:space="preserve">    0.039   -0.026   -0.001</w:t>
      </w:r>
      <w:r>
        <w:br/>
      </w:r>
      <w:r>
        <w:rPr>
          <w:rStyle w:val="VerbatimChar"/>
        </w:rPr>
        <w:t xml:space="preserve">    0.000   -0.037   -0.018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-0.019   -0.007</w:t>
      </w:r>
      <w:r>
        <w:br/>
      </w:r>
      <w:r>
        <w:rPr>
          <w:rStyle w:val="VerbatimChar"/>
        </w:rPr>
        <w:t xml:space="preserve">    0.000    0.004    0.009</w:t>
      </w:r>
      <w:r>
        <w:br/>
      </w:r>
      <w:r>
        <w:rPr>
          <w:rStyle w:val="VerbatimChar"/>
        </w:rPr>
        <w:t xml:space="preserve">    0.543   -0.007    0.014</w:t>
      </w:r>
      <w:r>
        <w:br/>
      </w:r>
      <w:r>
        <w:rPr>
          <w:rStyle w:val="VerbatimChar"/>
        </w:rPr>
        <w:t xml:space="preserve">    0.008   -0.013   -0.002</w:t>
      </w:r>
      <w:r>
        <w:br/>
      </w:r>
      <w:r>
        <w:rPr>
          <w:rStyle w:val="VerbatimChar"/>
        </w:rPr>
        <w:t xml:space="preserve">    0.000    0.010    0.013</w:t>
      </w:r>
      <w:r>
        <w:br/>
      </w:r>
      <w:r>
        <w:rPr>
          <w:rStyle w:val="VerbatimChar"/>
        </w:rPr>
        <w:t xml:space="preserve">    0.314   -0.006    0.002</w:t>
      </w:r>
      <w:r>
        <w:br/>
      </w:r>
      <w:r>
        <w:rPr>
          <w:rStyle w:val="VerbatimChar"/>
        </w:rPr>
        <w:t xml:space="preserve">    0.001    0.003    0.014</w:t>
      </w:r>
      <w:r>
        <w:br/>
      </w:r>
      <w:r>
        <w:rPr>
          <w:rStyle w:val="VerbatimChar"/>
        </w:rPr>
        <w:t xml:space="preserve">    0.087   -0.002    0.027</w:t>
      </w:r>
      <w:r>
        <w:br/>
      </w:r>
      <w:r>
        <w:rPr>
          <w:rStyle w:val="VerbatimChar"/>
        </w:rPr>
        <w:t xml:space="preserve">    0.467   -0.011    0.005</w:t>
      </w:r>
      <w:r>
        <w:br/>
      </w:r>
      <w:r>
        <w:br/>
      </w:r>
      <w:r>
        <w:rPr>
          <w:rStyle w:val="VerbatimChar"/>
        </w:rPr>
        <w:t>Covariances:</w:t>
      </w:r>
      <w:r>
        <w:br/>
      </w:r>
      <w:r>
        <w:rPr>
          <w:rStyle w:val="VerbatimChar"/>
        </w:rPr>
        <w:t xml:space="preserve">                        Estimate  Std.Err  t-value       df  P(&gt;|t|) ci.lower</w:t>
      </w:r>
      <w:r>
        <w:br/>
      </w:r>
      <w:r>
        <w:rPr>
          <w:rStyle w:val="VerbatimChar"/>
        </w:rPr>
        <w:t xml:space="preserve"> .migraine_incidence ~~                                                      </w:t>
      </w:r>
      <w:r>
        <w:br/>
      </w:r>
      <w:r>
        <w:rPr>
          <w:rStyle w:val="VerbatimChar"/>
        </w:rPr>
        <w:t xml:space="preserve">   .stroke_incidnc         0.001    0.000    2.690      Inf    0.007    0.000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lastRenderedPageBreak/>
        <w:t xml:space="preserve">    0.002</w:t>
      </w:r>
      <w:r>
        <w:br/>
      </w:r>
      <w:r>
        <w:br/>
      </w:r>
      <w:r>
        <w:rPr>
          <w:rStyle w:val="VerbatimChar"/>
        </w:rPr>
        <w:t>Variances: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.dly_hrs_hswrk_    1.437    0.072   19.986      Inf    0.000    1.296</w:t>
      </w:r>
      <w:r>
        <w:br/>
      </w:r>
      <w:r>
        <w:rPr>
          <w:rStyle w:val="VerbatimChar"/>
        </w:rPr>
        <w:t xml:space="preserve">   .dly_hrs_chldc_    5.732    0.318   18.037      Inf    0.000    5.109</w:t>
      </w:r>
      <w:r>
        <w:br/>
      </w:r>
      <w:r>
        <w:rPr>
          <w:rStyle w:val="VerbatimChar"/>
        </w:rPr>
        <w:t xml:space="preserve">   .crrnt_mnthl___    0.496    0.063    7.883  232.036    0.000    0.372</w:t>
      </w:r>
      <w:r>
        <w:br/>
      </w:r>
      <w:r>
        <w:rPr>
          <w:rStyle w:val="VerbatimChar"/>
        </w:rPr>
        <w:t xml:space="preserve">   .gross_horly_wg    8.257    2.731    3.023      Inf    0.003    2.901</w:t>
      </w:r>
      <w:r>
        <w:br/>
      </w:r>
      <w:r>
        <w:rPr>
          <w:rStyle w:val="VerbatimChar"/>
        </w:rPr>
        <w:t xml:space="preserve">   .emplymnt_stts_    1.313    0.021   61.427  925.628    0.000    1.272</w:t>
      </w:r>
      <w:r>
        <w:br/>
      </w:r>
      <w:r>
        <w:rPr>
          <w:rStyle w:val="VerbatimChar"/>
        </w:rPr>
        <w:t xml:space="preserve">   .hghst_dctnl_dg    2.154    0.031   69.899  577.445    0.000    2.094</w:t>
      </w:r>
      <w:r>
        <w:br/>
      </w:r>
      <w:r>
        <w:rPr>
          <w:rStyle w:val="VerbatimChar"/>
        </w:rPr>
        <w:t xml:space="preserve">   .risk_takng_scl    5.503    0.058   94.545      Inf    0.000    5.389</w:t>
      </w:r>
      <w:r>
        <w:br/>
      </w:r>
      <w:r>
        <w:rPr>
          <w:rStyle w:val="VerbatimChar"/>
        </w:rPr>
        <w:t xml:space="preserve">   .politicl_ntrst    0.685    0.008   90.357      Inf    0.000    0.670</w:t>
      </w:r>
      <w:r>
        <w:br/>
      </w:r>
      <w:r>
        <w:rPr>
          <w:rStyle w:val="VerbatimChar"/>
        </w:rPr>
        <w:t xml:space="preserve">   .crrnt_mt_prnt_    0.017    0.001   15.854      Inf    0.000    0.015</w:t>
      </w:r>
      <w:r>
        <w:br/>
      </w:r>
      <w:r>
        <w:rPr>
          <w:rStyle w:val="VerbatimChar"/>
        </w:rPr>
        <w:t xml:space="preserve">   .nm_physcn_vsts   15.118    1.250   12.091      Inf    0.000   12.668</w:t>
      </w:r>
      <w:r>
        <w:br/>
      </w:r>
      <w:r>
        <w:rPr>
          <w:rStyle w:val="VerbatimChar"/>
        </w:rPr>
        <w:t xml:space="preserve">   .migraine_ncdnc    0.049    0.002   27.616      Inf    0.000    0.045</w:t>
      </w:r>
      <w:r>
        <w:br/>
      </w:r>
      <w:r>
        <w:rPr>
          <w:rStyle w:val="VerbatimChar"/>
        </w:rPr>
        <w:t xml:space="preserve">   .stroke_incidnc    0.021    0.001   17.206      Inf    0.000    0.018</w:t>
      </w:r>
      <w:r>
        <w:br/>
      </w:r>
      <w:r>
        <w:rPr>
          <w:rStyle w:val="VerbatimChar"/>
        </w:rPr>
        <w:t xml:space="preserve">   .gender            1.136    0.075   15.200   86.716    0.000    0.988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1.578</w:t>
      </w:r>
      <w:r>
        <w:br/>
      </w:r>
      <w:r>
        <w:rPr>
          <w:rStyle w:val="VerbatimChar"/>
        </w:rPr>
        <w:t xml:space="preserve">    6.354</w:t>
      </w:r>
      <w:r>
        <w:br/>
      </w:r>
      <w:r>
        <w:rPr>
          <w:rStyle w:val="VerbatimChar"/>
        </w:rPr>
        <w:t xml:space="preserve">    0.620</w:t>
      </w:r>
      <w:r>
        <w:br/>
      </w:r>
      <w:r>
        <w:rPr>
          <w:rStyle w:val="VerbatimChar"/>
        </w:rPr>
        <w:t xml:space="preserve">   13.613</w:t>
      </w:r>
      <w:r>
        <w:br/>
      </w:r>
      <w:r>
        <w:rPr>
          <w:rStyle w:val="VerbatimChar"/>
        </w:rPr>
        <w:t xml:space="preserve">    1.355</w:t>
      </w:r>
      <w:r>
        <w:br/>
      </w:r>
      <w:r>
        <w:rPr>
          <w:rStyle w:val="VerbatimChar"/>
        </w:rPr>
        <w:t xml:space="preserve">    2.215</w:t>
      </w:r>
      <w:r>
        <w:br/>
      </w:r>
      <w:r>
        <w:rPr>
          <w:rStyle w:val="VerbatimChar"/>
        </w:rPr>
        <w:t xml:space="preserve">    5.617</w:t>
      </w:r>
      <w:r>
        <w:br/>
      </w:r>
      <w:r>
        <w:rPr>
          <w:rStyle w:val="VerbatimChar"/>
        </w:rPr>
        <w:t xml:space="preserve">    0.700</w:t>
      </w:r>
      <w:r>
        <w:br/>
      </w:r>
      <w:r>
        <w:rPr>
          <w:rStyle w:val="VerbatimChar"/>
        </w:rPr>
        <w:t xml:space="preserve">    0.019</w:t>
      </w:r>
      <w:r>
        <w:br/>
      </w:r>
      <w:r>
        <w:rPr>
          <w:rStyle w:val="VerbatimChar"/>
        </w:rPr>
        <w:t xml:space="preserve">   17.569</w:t>
      </w:r>
      <w:r>
        <w:br/>
      </w:r>
      <w:r>
        <w:rPr>
          <w:rStyle w:val="VerbatimChar"/>
        </w:rPr>
        <w:t xml:space="preserve">    0.052</w:t>
      </w:r>
      <w:r>
        <w:br/>
      </w:r>
      <w:r>
        <w:rPr>
          <w:rStyle w:val="VerbatimChar"/>
        </w:rPr>
        <w:t xml:space="preserve">    0.023</w:t>
      </w:r>
      <w:r>
        <w:br/>
      </w:r>
      <w:r>
        <w:rPr>
          <w:rStyle w:val="VerbatimChar"/>
        </w:rPr>
        <w:t xml:space="preserve">    1.285</w:t>
      </w:r>
    </w:p>
    <w:p w14:paraId="6A33C112" w14:textId="77777777" w:rsidR="00DA2D64" w:rsidRDefault="00000000">
      <w:pPr>
        <w:pStyle w:val="SourceCode"/>
      </w:pPr>
      <w:r>
        <w:rPr>
          <w:rStyle w:val="VerbatimChar"/>
        </w:rPr>
        <w:t>lavaan.mi object fit to 20 imputed data sets using:</w:t>
      </w:r>
      <w:r>
        <w:br/>
      </w:r>
      <w:r>
        <w:rPr>
          <w:rStyle w:val="VerbatimChar"/>
        </w:rPr>
        <w:t xml:space="preserve"> - lavaan    (0.6-21)</w:t>
      </w:r>
      <w:r>
        <w:br/>
      </w:r>
      <w:r>
        <w:rPr>
          <w:rStyle w:val="VerbatimChar"/>
        </w:rPr>
        <w:t xml:space="preserve"> - lavaan.mi (0.1-0)</w:t>
      </w:r>
      <w:r>
        <w:br/>
      </w:r>
      <w:r>
        <w:rPr>
          <w:rStyle w:val="VerbatimChar"/>
        </w:rPr>
        <w:t xml:space="preserve">See class?lavaan.mi help page for available methods. </w:t>
      </w:r>
      <w:r>
        <w:br/>
      </w:r>
      <w:r>
        <w:br/>
      </w:r>
      <w:r>
        <w:rPr>
          <w:rStyle w:val="VerbatimChar"/>
        </w:rPr>
        <w:t>Convergence information:</w:t>
      </w:r>
      <w:r>
        <w:br/>
      </w:r>
      <w:r>
        <w:rPr>
          <w:rStyle w:val="VerbatimChar"/>
        </w:rPr>
        <w:t>The model converged on 20 imputed data sets.</w:t>
      </w:r>
      <w:r>
        <w:br/>
      </w:r>
      <w:r>
        <w:rPr>
          <w:rStyle w:val="VerbatimChar"/>
        </w:rPr>
        <w:t>Standard errors were available for all imputations.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 80</w:t>
      </w:r>
      <w:r>
        <w:br/>
      </w:r>
      <w:r>
        <w:br/>
      </w:r>
      <w:r>
        <w:rPr>
          <w:rStyle w:val="VerbatimChar"/>
        </w:rPr>
        <w:t xml:space="preserve">  Number of observations                         51370</w:t>
      </w:r>
      <w:r>
        <w:br/>
      </w:r>
      <w:r>
        <w:br/>
      </w:r>
      <w:r>
        <w:rPr>
          <w:rStyle w:val="VerbatimChar"/>
        </w:rPr>
        <w:t>Model Test User Model:</w:t>
      </w:r>
      <w:r>
        <w:br/>
      </w:r>
      <w:r>
        <w:br/>
      </w:r>
      <w:r>
        <w:rPr>
          <w:rStyle w:val="VerbatimChar"/>
        </w:rPr>
        <w:lastRenderedPageBreak/>
        <w:t xml:space="preserve">  Test statistic                             29692.504</w:t>
      </w:r>
      <w:r>
        <w:br/>
      </w:r>
      <w:r>
        <w:rPr>
          <w:rStyle w:val="VerbatimChar"/>
        </w:rPr>
        <w:t xml:space="preserve">  Degrees of freedom                               179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rPr>
          <w:rStyle w:val="VerbatimChar"/>
        </w:rPr>
        <w:t xml:space="preserve">  Pooling method                                    D4</w:t>
      </w:r>
      <w:r>
        <w:br/>
      </w:r>
      <w:r>
        <w:br/>
      </w:r>
      <w:r>
        <w:rPr>
          <w:rStyle w:val="VerbatimChar"/>
        </w:rPr>
        <w:t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107785.122</w:t>
      </w:r>
      <w:r>
        <w:br/>
      </w:r>
      <w:r>
        <w:rPr>
          <w:rStyle w:val="VerbatimChar"/>
        </w:rPr>
        <w:t xml:space="preserve">  Degrees of freedom                               245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t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0.726</w:t>
      </w:r>
      <w:r>
        <w:br/>
      </w:r>
      <w:r>
        <w:rPr>
          <w:rStyle w:val="VerbatimChar"/>
        </w:rPr>
        <w:t xml:space="preserve">  Tucker-Lewis Index (TLI)                       0.624</w:t>
      </w:r>
      <w:r>
        <w:br/>
      </w:r>
      <w:r>
        <w:br/>
      </w:r>
      <w:r>
        <w:rPr>
          <w:rStyle w:val="VerbatimChar"/>
        </w:rPr>
        <w:t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-923863.773</w:t>
      </w:r>
      <w:r>
        <w:br/>
      </w:r>
      <w:r>
        <w:rPr>
          <w:rStyle w:val="VerbatimChar"/>
        </w:rPr>
        <w:t xml:space="preserve">  Loglikelihood unrestricted model (H1)    -907056.175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1847887.547</w:t>
      </w:r>
      <w:r>
        <w:br/>
      </w:r>
      <w:r>
        <w:rPr>
          <w:rStyle w:val="VerbatimChar"/>
        </w:rPr>
        <w:t xml:space="preserve">  Bayesian (BIC)                           1848595.291</w:t>
      </w:r>
      <w:r>
        <w:br/>
      </w:r>
      <w:r>
        <w:rPr>
          <w:rStyle w:val="VerbatimChar"/>
        </w:rPr>
        <w:t xml:space="preserve">  Sample-size adjusted Bayesian (SABIC)    1848341.050</w:t>
      </w:r>
      <w:r>
        <w:br/>
      </w:r>
      <w:r>
        <w:br/>
      </w:r>
      <w:r>
        <w:rPr>
          <w:rStyle w:val="VerbatimChar"/>
        </w:rPr>
        <w:t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0.057</w:t>
      </w:r>
      <w:r>
        <w:br/>
      </w:r>
      <w:r>
        <w:rPr>
          <w:rStyle w:val="VerbatimChar"/>
        </w:rPr>
        <w:t xml:space="preserve">  90 Percent confidence interval - lower         0.056</w:t>
      </w:r>
      <w:r>
        <w:br/>
      </w:r>
      <w:r>
        <w:rPr>
          <w:rStyle w:val="VerbatimChar"/>
        </w:rPr>
        <w:t xml:space="preserve">  90 Percent confidence interval - upper         0.057</w:t>
      </w:r>
      <w:r>
        <w:br/>
      </w:r>
      <w:r>
        <w:rPr>
          <w:rStyle w:val="VerbatimChar"/>
        </w:rPr>
        <w:t xml:space="preserve">  P-value H_0: RMSEA &lt;= 0.050                    0.000</w:t>
      </w:r>
      <w:r>
        <w:br/>
      </w:r>
      <w:r>
        <w:rPr>
          <w:rStyle w:val="VerbatimChar"/>
        </w:rPr>
        <w:t xml:space="preserve">  P-value H_0: RMSEA &gt;= 0.080                    0.000</w:t>
      </w:r>
      <w:r>
        <w:br/>
      </w:r>
      <w:r>
        <w:br/>
      </w:r>
      <w:r>
        <w:rPr>
          <w:rStyle w:val="VerbatimChar"/>
        </w:rPr>
        <w:t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0.045</w:t>
      </w:r>
      <w:r>
        <w:br/>
      </w:r>
      <w:r>
        <w:br/>
      </w:r>
      <w:r>
        <w:rPr>
          <w:rStyle w:val="VerbatimChar"/>
        </w:rPr>
        <w:t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      Standard</w:t>
      </w:r>
      <w:r>
        <w:br/>
      </w:r>
      <w:r>
        <w:rPr>
          <w:rStyle w:val="VerbatimChar"/>
        </w:rPr>
        <w:t xml:space="preserve">  Information                                       Expected</w:t>
      </w:r>
      <w:r>
        <w:br/>
      </w:r>
      <w:r>
        <w:rPr>
          <w:rStyle w:val="VerbatimChar"/>
        </w:rPr>
        <w:t xml:space="preserve">  Information saturated (h1) model                Structured</w:t>
      </w:r>
      <w:r>
        <w:br/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rPr>
          <w:rStyle w:val="VerbatimChar"/>
        </w:rPr>
        <w:t xml:space="preserve">  Pooled across imputations             Rubin's (1987) rules</w:t>
      </w:r>
      <w:r>
        <w:br/>
      </w:r>
      <w:r>
        <w:rPr>
          <w:rStyle w:val="VerbatimChar"/>
        </w:rPr>
        <w:t xml:space="preserve">  Augment within-imputation variance    Scale by average RIV</w:t>
      </w:r>
      <w:r>
        <w:br/>
      </w:r>
      <w:r>
        <w:rPr>
          <w:rStyle w:val="VerbatimChar"/>
        </w:rPr>
        <w:t xml:space="preserve">  Wald test for pooled parameters         t(df) distribution</w:t>
      </w:r>
      <w:r>
        <w:br/>
      </w:r>
      <w:r>
        <w:br/>
      </w:r>
      <w:r>
        <w:rPr>
          <w:rStyle w:val="VerbatimChar"/>
        </w:rPr>
        <w:t xml:space="preserve">  Pooled t statistics with df &gt;= 1000 are displayed with</w:t>
      </w:r>
      <w:r>
        <w:br/>
      </w:r>
      <w:r>
        <w:rPr>
          <w:rStyle w:val="VerbatimChar"/>
        </w:rPr>
        <w:lastRenderedPageBreak/>
        <w:t xml:space="preserve">  df = Inf(inity) to save space. Although the t distribution</w:t>
      </w:r>
      <w:r>
        <w:br/>
      </w:r>
      <w:r>
        <w:rPr>
          <w:rStyle w:val="VerbatimChar"/>
        </w:rPr>
        <w:t xml:space="preserve">  with large df closely approximates a standard normal</w:t>
      </w:r>
      <w:r>
        <w:br/>
      </w:r>
      <w:r>
        <w:rPr>
          <w:rStyle w:val="VerbatimChar"/>
        </w:rPr>
        <w:t xml:space="preserve">  distribution, exact df for reporting these t tests can be</w:t>
      </w:r>
      <w:r>
        <w:br/>
      </w:r>
      <w:r>
        <w:rPr>
          <w:rStyle w:val="VerbatimChar"/>
        </w:rPr>
        <w:t xml:space="preserve">  obtained from parameterEstimates.mi() </w:t>
      </w:r>
      <w:r>
        <w:br/>
      </w:r>
      <w:r>
        <w:br/>
      </w:r>
      <w:r>
        <w:br/>
      </w:r>
      <w:r>
        <w:rPr>
          <w:rStyle w:val="VerbatimChar"/>
        </w:rPr>
        <w:t>Latent Variables: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gender =~                                                             </w:t>
      </w:r>
      <w:r>
        <w:br/>
      </w:r>
      <w:r>
        <w:rPr>
          <w:rStyle w:val="VerbatimChar"/>
        </w:rPr>
        <w:t xml:space="preserve">    dly_hrs_hswrk_    0.797    0.020   38.989      Inf    0.000    0.757</w:t>
      </w:r>
      <w:r>
        <w:br/>
      </w:r>
      <w:r>
        <w:rPr>
          <w:rStyle w:val="VerbatimChar"/>
        </w:rPr>
        <w:t xml:space="preserve">    dly_hrs_chldc_    0.883    0.034   26.133      Inf    0.000    0.817</w:t>
      </w:r>
      <w:r>
        <w:br/>
      </w:r>
      <w:r>
        <w:rPr>
          <w:rStyle w:val="VerbatimChar"/>
        </w:rPr>
        <w:t xml:space="preserve">    crrnt_mnthl___   -0.671    0.030  -22.165  661.190    0.000   -0.730</w:t>
      </w:r>
      <w:r>
        <w:br/>
      </w:r>
      <w:r>
        <w:rPr>
          <w:rStyle w:val="VerbatimChar"/>
        </w:rPr>
        <w:t xml:space="preserve">    gross_horly_wg   -0.224    0.059   -3.789  185.781    0.000   -0.340</w:t>
      </w:r>
      <w:r>
        <w:br/>
      </w:r>
      <w:r>
        <w:rPr>
          <w:rStyle w:val="VerbatimChar"/>
        </w:rPr>
        <w:t xml:space="preserve">    emplymnt_stts_   -0.633    0.017  -38.279      Inf    0.000   -0.666</w:t>
      </w:r>
      <w:r>
        <w:br/>
      </w:r>
      <w:r>
        <w:rPr>
          <w:rStyle w:val="VerbatimChar"/>
        </w:rPr>
        <w:t xml:space="preserve">    hghst_dctnl_dg   -0.278    0.024  -11.386      Inf    0.000   -0.325</w:t>
      </w:r>
      <w:r>
        <w:br/>
      </w:r>
      <w:r>
        <w:rPr>
          <w:rStyle w:val="VerbatimChar"/>
        </w:rPr>
        <w:t xml:space="preserve">    risk_takng_scl   -0.427    0.029  -14.472      Inf    0.000   -0.485</w:t>
      </w:r>
      <w:r>
        <w:br/>
      </w:r>
      <w:r>
        <w:rPr>
          <w:rStyle w:val="VerbatimChar"/>
        </w:rPr>
        <w:t xml:space="preserve">    politicl_ntrst   -0.164    0.013  -12.268      Inf    0.000   -0.190</w:t>
      </w:r>
      <w:r>
        <w:br/>
      </w:r>
      <w:r>
        <w:rPr>
          <w:rStyle w:val="VerbatimChar"/>
        </w:rPr>
        <w:t xml:space="preserve">    crrnt_mt_prnt_    0.036    0.002   21.432      Inf    0.000    0.033</w:t>
      </w:r>
      <w:r>
        <w:br/>
      </w:r>
      <w:r>
        <w:rPr>
          <w:rStyle w:val="VerbatimChar"/>
        </w:rPr>
        <w:t xml:space="preserve">    nm_physcn_vsts    0.349    0.044    7.994      Inf    0.000    0.263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0.837</w:t>
      </w:r>
      <w:r>
        <w:br/>
      </w:r>
      <w:r>
        <w:rPr>
          <w:rStyle w:val="VerbatimChar"/>
        </w:rPr>
        <w:t xml:space="preserve">    0.950</w:t>
      </w:r>
      <w:r>
        <w:br/>
      </w:r>
      <w:r>
        <w:rPr>
          <w:rStyle w:val="VerbatimChar"/>
        </w:rPr>
        <w:t xml:space="preserve">   -0.611</w:t>
      </w:r>
      <w:r>
        <w:br/>
      </w:r>
      <w:r>
        <w:rPr>
          <w:rStyle w:val="VerbatimChar"/>
        </w:rPr>
        <w:t xml:space="preserve">   -0.107</w:t>
      </w:r>
      <w:r>
        <w:br/>
      </w:r>
      <w:r>
        <w:rPr>
          <w:rStyle w:val="VerbatimChar"/>
        </w:rPr>
        <w:t xml:space="preserve">   -0.601</w:t>
      </w:r>
      <w:r>
        <w:br/>
      </w:r>
      <w:r>
        <w:rPr>
          <w:rStyle w:val="VerbatimChar"/>
        </w:rPr>
        <w:t xml:space="preserve">   -0.230</w:t>
      </w:r>
      <w:r>
        <w:br/>
      </w:r>
      <w:r>
        <w:rPr>
          <w:rStyle w:val="VerbatimChar"/>
        </w:rPr>
        <w:t xml:space="preserve">   -0.369</w:t>
      </w:r>
      <w:r>
        <w:br/>
      </w:r>
      <w:r>
        <w:rPr>
          <w:rStyle w:val="VerbatimChar"/>
        </w:rPr>
        <w:t xml:space="preserve">   -0.138</w:t>
      </w:r>
      <w:r>
        <w:br/>
      </w:r>
      <w:r>
        <w:rPr>
          <w:rStyle w:val="VerbatimChar"/>
        </w:rPr>
        <w:t xml:space="preserve">    0.040</w:t>
      </w:r>
      <w:r>
        <w:br/>
      </w:r>
      <w:r>
        <w:rPr>
          <w:rStyle w:val="VerbatimChar"/>
        </w:rPr>
        <w:t xml:space="preserve">    0.435</w:t>
      </w:r>
      <w:r>
        <w:br/>
      </w:r>
      <w:r>
        <w:br/>
      </w:r>
      <w:r>
        <w:rPr>
          <w:rStyle w:val="VerbatimChar"/>
        </w:rPr>
        <w:t>Regressions:</w:t>
      </w:r>
      <w:r>
        <w:br/>
      </w:r>
      <w:r>
        <w:rPr>
          <w:rStyle w:val="VerbatimChar"/>
        </w:rPr>
        <w:t xml:space="preserve">                                       Estimate  Std.Err  t-value       df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t xml:space="preserve">    nm_chldrn_n_hs                        0.215    0.018   11.842      Inf</w:t>
      </w:r>
      <w:r>
        <w:br/>
      </w:r>
      <w:r>
        <w:rPr>
          <w:rStyle w:val="VerbatimChar"/>
        </w:rPr>
        <w:t xml:space="preserve">    partner                               0.151    0.028    5.442      Inf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t xml:space="preserve">    nm_chldrn_n_hs                        1.795    0.034   52.649      Inf</w:t>
      </w:r>
      <w:r>
        <w:br/>
      </w:r>
      <w:r>
        <w:rPr>
          <w:rStyle w:val="VerbatimChar"/>
        </w:rPr>
        <w:t xml:space="preserve">    partner                               0.255    0.051    5.036      Inf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est_grmn_rsdnc                       -0.137    0.023   -5.840      Inf</w:t>
      </w:r>
      <w:r>
        <w:br/>
      </w:r>
      <w:r>
        <w:rPr>
          <w:rStyle w:val="VerbatimChar"/>
        </w:rPr>
        <w:t xml:space="preserve">    age_10y                               0.007    0.006    1.223  159.034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est_grmn_rsdnc                       -0.371    0.075   -4.928  535.806</w:t>
      </w:r>
      <w:r>
        <w:br/>
      </w:r>
      <w:r>
        <w:rPr>
          <w:rStyle w:val="VerbatimChar"/>
        </w:rPr>
        <w:t xml:space="preserve">    age_10y                               0.196    0.018   10.634   90.364</w:t>
      </w:r>
      <w:r>
        <w:br/>
      </w:r>
      <w:r>
        <w:rPr>
          <w:rStyle w:val="VerbatimChar"/>
        </w:rPr>
        <w:t xml:space="preserve">  num_physician_visits ~                                                  </w:t>
      </w:r>
      <w:r>
        <w:br/>
      </w:r>
      <w:r>
        <w:rPr>
          <w:rStyle w:val="VerbatimChar"/>
        </w:rPr>
        <w:t xml:space="preserve">    age_10y                               0.206    0.019   10.916      Inf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lastRenderedPageBreak/>
        <w:t xml:space="preserve">    age_10y                               0.106    0.008   13.697      Inf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t xml:space="preserve">    age_10y                              -0.074    0.014   -5.291      Inf</w:t>
      </w:r>
      <w:r>
        <w:br/>
      </w:r>
      <w:r>
        <w:rPr>
          <w:rStyle w:val="VerbatimChar"/>
        </w:rPr>
        <w:t xml:space="preserve">    crrnt_mt_prnt_                        6.826    0.179   38.191      Inf</w:t>
      </w:r>
      <w:r>
        <w:br/>
      </w:r>
      <w:r>
        <w:rPr>
          <w:rStyle w:val="VerbatimChar"/>
        </w:rPr>
        <w:t xml:space="preserve">  risk_taking_scale ~                                                     </w:t>
      </w:r>
      <w:r>
        <w:br/>
      </w:r>
      <w:r>
        <w:rPr>
          <w:rStyle w:val="VerbatimChar"/>
        </w:rPr>
        <w:t xml:space="preserve">    age_10y                              -0.241    0.013  -19.036      Inf</w:t>
      </w:r>
      <w:r>
        <w:br/>
      </w:r>
      <w:r>
        <w:rPr>
          <w:rStyle w:val="VerbatimChar"/>
        </w:rPr>
        <w:t xml:space="preserve">    politicl_ntrst                        0.354    0.028   12.716      Inf</w:t>
      </w:r>
      <w:r>
        <w:br/>
      </w:r>
      <w:r>
        <w:rPr>
          <w:rStyle w:val="VerbatimChar"/>
        </w:rPr>
        <w:t xml:space="preserve">  current_mat_parent_leave ~                                              </w:t>
      </w:r>
      <w:r>
        <w:br/>
      </w:r>
      <w:r>
        <w:rPr>
          <w:rStyle w:val="VerbatimChar"/>
        </w:rPr>
        <w:t xml:space="preserve">    age_10y                              -0.006    0.001   -7.466      Inf</w:t>
      </w:r>
      <w:r>
        <w:br/>
      </w:r>
      <w:r>
        <w:rPr>
          <w:rStyle w:val="VerbatimChar"/>
        </w:rPr>
        <w:t xml:space="preserve">    nm_chldrn_n_hs                        0.033    0.002   18.342      Inf</w:t>
      </w:r>
      <w:r>
        <w:br/>
      </w:r>
      <w:r>
        <w:rPr>
          <w:rStyle w:val="VerbatimChar"/>
        </w:rPr>
        <w:t xml:space="preserve">  employment_status_imp ~                                                 </w:t>
      </w:r>
      <w:r>
        <w:br/>
      </w:r>
      <w:r>
        <w:rPr>
          <w:rStyle w:val="VerbatimChar"/>
        </w:rPr>
        <w:t xml:space="preserve">    age_10y                              -0.285    0.007  -42.540      Inf</w:t>
      </w:r>
      <w:r>
        <w:br/>
      </w:r>
      <w:r>
        <w:rPr>
          <w:rStyle w:val="VerbatimChar"/>
        </w:rPr>
        <w:t xml:space="preserve">    nm_chldrn_n_hs                        0.004    0.016    0.227      Inf</w:t>
      </w:r>
      <w:r>
        <w:br/>
      </w:r>
      <w:r>
        <w:rPr>
          <w:rStyle w:val="VerbatimChar"/>
        </w:rPr>
        <w:t xml:space="preserve">    partner                               0.405    0.024   16.803      Inf</w:t>
      </w:r>
      <w:r>
        <w:br/>
      </w:r>
      <w:r>
        <w:rPr>
          <w:rStyle w:val="VerbatimChar"/>
        </w:rPr>
        <w:t xml:space="preserve">    hghst_dctnl_dg                        0.127    0.007   17.160      Inf</w:t>
      </w:r>
      <w:r>
        <w:br/>
      </w:r>
      <w:r>
        <w:rPr>
          <w:rStyle w:val="VerbatimChar"/>
        </w:rPr>
        <w:t xml:space="preserve">  political_interest ~                                                    </w:t>
      </w:r>
      <w:r>
        <w:br/>
      </w:r>
      <w:r>
        <w:rPr>
          <w:rStyle w:val="VerbatimChar"/>
        </w:rPr>
        <w:t xml:space="preserve">    age_10y                               0.050    0.005   10.549      Inf</w:t>
      </w:r>
      <w:r>
        <w:br/>
      </w:r>
      <w:r>
        <w:rPr>
          <w:rStyle w:val="VerbatimChar"/>
        </w:rPr>
        <w:t xml:space="preserve">    immigrtn_hstry                       -0.135    0.009  -14.473      Inf</w:t>
      </w:r>
      <w:r>
        <w:br/>
      </w:r>
      <w:r>
        <w:rPr>
          <w:rStyle w:val="VerbatimChar"/>
        </w:rPr>
        <w:t xml:space="preserve">    emplymnt_stts_                       -0.059    0.009   -6.864      Inf</w:t>
      </w:r>
      <w:r>
        <w:br/>
      </w:r>
      <w:r>
        <w:rPr>
          <w:rStyle w:val="VerbatimChar"/>
        </w:rPr>
        <w:t xml:space="preserve">    hghst_dctnl_dg                        0.141    0.005   29.939      Inf</w:t>
      </w:r>
      <w:r>
        <w:br/>
      </w:r>
      <w:r>
        <w:rPr>
          <w:rStyle w:val="VerbatimChar"/>
        </w:rPr>
        <w:t xml:space="preserve">  highest_educational_degree ~                                            </w:t>
      </w:r>
      <w:r>
        <w:br/>
      </w:r>
      <w:r>
        <w:rPr>
          <w:rStyle w:val="VerbatimChar"/>
        </w:rPr>
        <w:t xml:space="preserve">    age_10y                               0.098    0.009   11.215      Inf</w:t>
      </w:r>
      <w:r>
        <w:br/>
      </w:r>
      <w:r>
        <w:rPr>
          <w:rStyle w:val="VerbatimChar"/>
        </w:rPr>
        <w:t xml:space="preserve">    immigrtn_hstry                       -0.183    0.020   -9.385      Inf</w:t>
      </w:r>
      <w:r>
        <w:br/>
      </w:r>
      <w:r>
        <w:rPr>
          <w:rStyle w:val="VerbatimChar"/>
        </w:rPr>
        <w:t xml:space="preserve">  num_children_in_household ~                                             </w:t>
      </w:r>
      <w:r>
        <w:br/>
      </w:r>
      <w:r>
        <w:rPr>
          <w:rStyle w:val="VerbatimChar"/>
        </w:rPr>
        <w:t xml:space="preserve">    age_10y                              -0.140    0.004  -38.852      Inf</w:t>
      </w:r>
      <w:r>
        <w:br/>
      </w:r>
      <w:r>
        <w:rPr>
          <w:rStyle w:val="VerbatimChar"/>
        </w:rPr>
        <w:t xml:space="preserve">    immigrtn_hstry                        0.140    0.008   17.668      Inf</w:t>
      </w:r>
      <w:r>
        <w:br/>
      </w:r>
      <w:r>
        <w:rPr>
          <w:rStyle w:val="VerbatimChar"/>
        </w:rPr>
        <w:t xml:space="preserve">    partner                               0.470    0.013   35.759      Inf</w:t>
      </w:r>
      <w:r>
        <w:br/>
      </w:r>
      <w:r>
        <w:rPr>
          <w:rStyle w:val="VerbatimChar"/>
        </w:rPr>
        <w:t xml:space="preserve">  partner ~                                                               </w:t>
      </w:r>
      <w:r>
        <w:br/>
      </w:r>
      <w:r>
        <w:rPr>
          <w:rStyle w:val="VerbatimChar"/>
        </w:rPr>
        <w:t xml:space="preserve">    age_10y                               0.046    0.002   18.546      Inf</w:t>
      </w:r>
      <w:r>
        <w:br/>
      </w:r>
      <w:r>
        <w:rPr>
          <w:rStyle w:val="VerbatimChar"/>
        </w:rPr>
        <w:t xml:space="preserve">    hghst_dctnl_dg                        0.039    0.003   14.429      Inf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emplymnt_stts_                        0.102    0.035    2.936  238.864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dly_hrs_chldc_                        0.041    0.004    9.644      Inf</w:t>
      </w:r>
      <w:r>
        <w:br/>
      </w:r>
      <w:r>
        <w:rPr>
          <w:rStyle w:val="VerbatimChar"/>
        </w:rPr>
        <w:t xml:space="preserve">    dly_hrs_hswrk_                        0.092    0.016    5.712      Inf</w:t>
      </w:r>
      <w:r>
        <w:br/>
      </w:r>
      <w:r>
        <w:rPr>
          <w:rStyle w:val="VerbatimChar"/>
        </w:rPr>
        <w:t xml:space="preserve">    hghst_dctnl_dg                        0.159    0.007   23.136  468.905</w:t>
      </w:r>
      <w:r>
        <w:br/>
      </w:r>
      <w:r>
        <w:rPr>
          <w:rStyle w:val="VerbatimChar"/>
        </w:rPr>
        <w:t xml:space="preserve">    partner                               0.121    0.022    5.432  793.927</w:t>
      </w:r>
      <w:r>
        <w:br/>
      </w:r>
      <w:r>
        <w:rPr>
          <w:rStyle w:val="VerbatimChar"/>
        </w:rPr>
        <w:t xml:space="preserve">    gross_horly_wg                        0.141    0.003   40.746   21.652</w:t>
      </w:r>
      <w:r>
        <w:br/>
      </w:r>
      <w:r>
        <w:rPr>
          <w:rStyle w:val="VerbatimChar"/>
        </w:rPr>
        <w:t xml:space="preserve">  migraine_incidence ~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0.043    0.004   11.491      Inf</w:t>
      </w:r>
      <w:r>
        <w:br/>
      </w:r>
      <w:r>
        <w:rPr>
          <w:rStyle w:val="VerbatimChar"/>
        </w:rPr>
        <w:t xml:space="preserve">    gender                               -0.000    0.002   -0.143      Inf</w:t>
      </w:r>
      <w:r>
        <w:br/>
      </w:r>
      <w:r>
        <w:rPr>
          <w:rStyle w:val="VerbatimChar"/>
        </w:rPr>
        <w:t xml:space="preserve">    sex_or                                0.010    0.011    0.904      Inf</w:t>
      </w:r>
      <w:r>
        <w:br/>
      </w:r>
      <w:r>
        <w:rPr>
          <w:rStyle w:val="VerbatimChar"/>
        </w:rPr>
        <w:t xml:space="preserve">    partner                               0.002    0.004    0.470      Inf</w:t>
      </w:r>
      <w:r>
        <w:br/>
      </w:r>
      <w:r>
        <w:rPr>
          <w:rStyle w:val="VerbatimChar"/>
        </w:rPr>
        <w:t xml:space="preserve">    age_10y                               0.004    0.001    3.195      Inf</w:t>
      </w:r>
      <w:r>
        <w:br/>
      </w:r>
      <w:r>
        <w:rPr>
          <w:rStyle w:val="VerbatimChar"/>
        </w:rPr>
        <w:t xml:space="preserve">    immigrtn_hstry                       -0.004    0.002   -1.798      Inf</w:t>
      </w:r>
      <w:r>
        <w:br/>
      </w:r>
      <w:r>
        <w:rPr>
          <w:rStyle w:val="VerbatimChar"/>
        </w:rPr>
        <w:t xml:space="preserve">    smoke_bfr_mgrn                        0.015    0.004    4.007      Inf</w:t>
      </w:r>
      <w:r>
        <w:br/>
      </w:r>
      <w:r>
        <w:rPr>
          <w:rStyle w:val="VerbatimChar"/>
        </w:rPr>
        <w:t xml:space="preserve">    dibts_bfr_mgrn                       -0.012    0.007   -1.717      Inf</w:t>
      </w:r>
      <w:r>
        <w:br/>
      </w:r>
      <w:r>
        <w:rPr>
          <w:rStyle w:val="VerbatimChar"/>
        </w:rPr>
        <w:t xml:space="preserve">    hyprtnsn_bfr_m                       -0.016    0.005   -3.381      Inf</w:t>
      </w:r>
      <w:r>
        <w:br/>
      </w:r>
      <w:r>
        <w:rPr>
          <w:rStyle w:val="VerbatimChar"/>
        </w:rPr>
        <w:t xml:space="preserve">  stroke_incidence ~                                                      </w:t>
      </w:r>
      <w:r>
        <w:br/>
      </w:r>
      <w:r>
        <w:rPr>
          <w:rStyle w:val="VerbatimChar"/>
        </w:rPr>
        <w:t xml:space="preserve">    sex_binary                           -0.008    0.002   -3.437      Inf</w:t>
      </w:r>
      <w:r>
        <w:br/>
      </w:r>
      <w:r>
        <w:rPr>
          <w:rStyle w:val="VerbatimChar"/>
        </w:rPr>
        <w:lastRenderedPageBreak/>
        <w:t xml:space="preserve">    gender                                0.004    0.001    3.190      Inf</w:t>
      </w:r>
      <w:r>
        <w:br/>
      </w:r>
      <w:r>
        <w:rPr>
          <w:rStyle w:val="VerbatimChar"/>
        </w:rPr>
        <w:t xml:space="preserve">    sex_or                                0.001    0.007    0.196      Inf</w:t>
      </w:r>
      <w:r>
        <w:br/>
      </w:r>
      <w:r>
        <w:rPr>
          <w:rStyle w:val="VerbatimChar"/>
        </w:rPr>
        <w:t xml:space="preserve">    partner                              -0.009    0.002   -3.876      Inf</w:t>
      </w:r>
      <w:r>
        <w:br/>
      </w:r>
      <w:r>
        <w:rPr>
          <w:rStyle w:val="VerbatimChar"/>
        </w:rPr>
        <w:t xml:space="preserve">    age_10y                               0.010    0.001   13.415      Inf</w:t>
      </w:r>
      <w:r>
        <w:br/>
      </w:r>
      <w:r>
        <w:rPr>
          <w:rStyle w:val="VerbatimChar"/>
        </w:rPr>
        <w:t xml:space="preserve">    immigrtn_hstry                       -0.001    0.001   -0.719      Inf</w:t>
      </w:r>
      <w:r>
        <w:br/>
      </w:r>
      <w:r>
        <w:rPr>
          <w:rStyle w:val="VerbatimChar"/>
        </w:rPr>
        <w:t xml:space="preserve">    smoke_bfr_strk                        0.008    0.002    3.406      Inf</w:t>
      </w:r>
      <w:r>
        <w:br/>
      </w:r>
      <w:r>
        <w:rPr>
          <w:rStyle w:val="VerbatimChar"/>
        </w:rPr>
        <w:t xml:space="preserve">    dibts_bfr_strk                        0.008    0.004    1.923      Inf</w:t>
      </w:r>
      <w:r>
        <w:br/>
      </w:r>
      <w:r>
        <w:rPr>
          <w:rStyle w:val="VerbatimChar"/>
        </w:rPr>
        <w:t xml:space="preserve">    hyprtnsn_bfr_s                       -0.001    0.003   -0.229      Inf</w:t>
      </w:r>
      <w:r>
        <w:br/>
      </w:r>
      <w:r>
        <w:rPr>
          <w:rStyle w:val="VerbatimChar"/>
        </w:rPr>
        <w:t xml:space="preserve">  P(&gt;|t|) ci.lower ci.upper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0.000    0.180    0.251</w:t>
      </w:r>
      <w:r>
        <w:br/>
      </w:r>
      <w:r>
        <w:rPr>
          <w:rStyle w:val="VerbatimChar"/>
        </w:rPr>
        <w:t xml:space="preserve">    0.000    0.097    0.205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0.000    1.728    1.861</w:t>
      </w:r>
      <w:r>
        <w:br/>
      </w:r>
      <w:r>
        <w:rPr>
          <w:rStyle w:val="VerbatimChar"/>
        </w:rPr>
        <w:t xml:space="preserve">    0.000    0.156    0.354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-0.183   -0.091</w:t>
      </w:r>
      <w:r>
        <w:br/>
      </w:r>
      <w:r>
        <w:rPr>
          <w:rStyle w:val="VerbatimChar"/>
        </w:rPr>
        <w:t xml:space="preserve">    0.223   -0.005    0.020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-0.519   -0.223</w:t>
      </w:r>
      <w:r>
        <w:br/>
      </w:r>
      <w:r>
        <w:rPr>
          <w:rStyle w:val="VerbatimChar"/>
        </w:rPr>
        <w:t xml:space="preserve">    0.000    0.160    0.233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0.000    0.169    0.243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0.000    0.091    0.121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-0.101   -0.047</w:t>
      </w:r>
      <w:r>
        <w:br/>
      </w:r>
      <w:r>
        <w:rPr>
          <w:rStyle w:val="VerbatimChar"/>
        </w:rPr>
        <w:t xml:space="preserve">    0.000    6.476    7.176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-0.265   -0.216</w:t>
      </w:r>
      <w:r>
        <w:br/>
      </w:r>
      <w:r>
        <w:rPr>
          <w:rStyle w:val="VerbatimChar"/>
        </w:rPr>
        <w:t xml:space="preserve">    0.000    0.300    0.409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-0.007   -0.004</w:t>
      </w:r>
      <w:r>
        <w:br/>
      </w:r>
      <w:r>
        <w:rPr>
          <w:rStyle w:val="VerbatimChar"/>
        </w:rPr>
        <w:t xml:space="preserve">    0.000    0.030    0.037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-0.298   -0.272</w:t>
      </w:r>
      <w:r>
        <w:br/>
      </w:r>
      <w:r>
        <w:rPr>
          <w:rStyle w:val="VerbatimChar"/>
        </w:rPr>
        <w:t xml:space="preserve">    0.820   -0.027    0.035</w:t>
      </w:r>
      <w:r>
        <w:br/>
      </w:r>
      <w:r>
        <w:rPr>
          <w:rStyle w:val="VerbatimChar"/>
        </w:rPr>
        <w:t xml:space="preserve">    0.000    0.357    0.452</w:t>
      </w:r>
      <w:r>
        <w:br/>
      </w:r>
      <w:r>
        <w:rPr>
          <w:rStyle w:val="VerbatimChar"/>
        </w:rPr>
        <w:t xml:space="preserve">    0.000    0.112    0.141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0.000    0.041    0.060</w:t>
      </w:r>
      <w:r>
        <w:br/>
      </w:r>
      <w:r>
        <w:rPr>
          <w:rStyle w:val="VerbatimChar"/>
        </w:rPr>
        <w:t xml:space="preserve">    0.000   -0.153   -0.117</w:t>
      </w:r>
      <w:r>
        <w:br/>
      </w:r>
      <w:r>
        <w:rPr>
          <w:rStyle w:val="VerbatimChar"/>
        </w:rPr>
        <w:t xml:space="preserve">    0.000   -0.076   -0.042</w:t>
      </w:r>
      <w:r>
        <w:br/>
      </w:r>
      <w:r>
        <w:rPr>
          <w:rStyle w:val="VerbatimChar"/>
        </w:rPr>
        <w:t xml:space="preserve">    0.000    0.132    0.150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0.000    0.081    0.115</w:t>
      </w:r>
      <w:r>
        <w:br/>
      </w:r>
      <w:r>
        <w:rPr>
          <w:rStyle w:val="VerbatimChar"/>
        </w:rPr>
        <w:t xml:space="preserve">    0.000   -0.221   -0.145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lastRenderedPageBreak/>
        <w:t xml:space="preserve">    0.000   -0.147   -0.132</w:t>
      </w:r>
      <w:r>
        <w:br/>
      </w:r>
      <w:r>
        <w:rPr>
          <w:rStyle w:val="VerbatimChar"/>
        </w:rPr>
        <w:t xml:space="preserve">    0.000    0.125    0.156</w:t>
      </w:r>
      <w:r>
        <w:br/>
      </w:r>
      <w:r>
        <w:rPr>
          <w:rStyle w:val="VerbatimChar"/>
        </w:rPr>
        <w:t xml:space="preserve">    0.000    0.444    0.496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0.000    0.041    0.051</w:t>
      </w:r>
      <w:r>
        <w:br/>
      </w:r>
      <w:r>
        <w:rPr>
          <w:rStyle w:val="VerbatimChar"/>
        </w:rPr>
        <w:t xml:space="preserve">    0.000    0.033    0.044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0.004    0.034    0.170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0.000    0.032    0.049</w:t>
      </w:r>
      <w:r>
        <w:br/>
      </w:r>
      <w:r>
        <w:rPr>
          <w:rStyle w:val="VerbatimChar"/>
        </w:rPr>
        <w:t xml:space="preserve">    0.000    0.060    0.124</w:t>
      </w:r>
      <w:r>
        <w:br/>
      </w:r>
      <w:r>
        <w:rPr>
          <w:rStyle w:val="VerbatimChar"/>
        </w:rPr>
        <w:t xml:space="preserve">    0.000    0.145    0.172</w:t>
      </w:r>
      <w:r>
        <w:br/>
      </w:r>
      <w:r>
        <w:rPr>
          <w:rStyle w:val="VerbatimChar"/>
        </w:rPr>
        <w:t xml:space="preserve">    0.000    0.077    0.164</w:t>
      </w:r>
      <w:r>
        <w:br/>
      </w:r>
      <w:r>
        <w:rPr>
          <w:rStyle w:val="VerbatimChar"/>
        </w:rPr>
        <w:t xml:space="preserve">    0.000    0.134    0.148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0.000    0.036    0.050</w:t>
      </w:r>
      <w:r>
        <w:br/>
      </w:r>
      <w:r>
        <w:rPr>
          <w:rStyle w:val="VerbatimChar"/>
        </w:rPr>
        <w:t xml:space="preserve">    0.887   -0.005    0.004</w:t>
      </w:r>
      <w:r>
        <w:br/>
      </w:r>
      <w:r>
        <w:rPr>
          <w:rStyle w:val="VerbatimChar"/>
        </w:rPr>
        <w:t xml:space="preserve">    0.366   -0.012    0.031</w:t>
      </w:r>
      <w:r>
        <w:br/>
      </w:r>
      <w:r>
        <w:rPr>
          <w:rStyle w:val="VerbatimChar"/>
        </w:rPr>
        <w:t xml:space="preserve">    0.639   -0.006    0.009</w:t>
      </w:r>
      <w:r>
        <w:br/>
      </w:r>
      <w:r>
        <w:rPr>
          <w:rStyle w:val="VerbatimChar"/>
        </w:rPr>
        <w:t xml:space="preserve">    0.001    0.001    0.006</w:t>
      </w:r>
      <w:r>
        <w:br/>
      </w:r>
      <w:r>
        <w:rPr>
          <w:rStyle w:val="VerbatimChar"/>
        </w:rPr>
        <w:t xml:space="preserve">    0.072   -0.009    0.000</w:t>
      </w:r>
      <w:r>
        <w:br/>
      </w:r>
      <w:r>
        <w:rPr>
          <w:rStyle w:val="VerbatimChar"/>
        </w:rPr>
        <w:t xml:space="preserve">    0.000    0.008    0.023</w:t>
      </w:r>
      <w:r>
        <w:br/>
      </w:r>
      <w:r>
        <w:rPr>
          <w:rStyle w:val="VerbatimChar"/>
        </w:rPr>
        <w:t xml:space="preserve">    0.086   -0.026    0.002</w:t>
      </w:r>
      <w:r>
        <w:br/>
      </w:r>
      <w:r>
        <w:rPr>
          <w:rStyle w:val="VerbatimChar"/>
        </w:rPr>
        <w:t xml:space="preserve">    0.001   -0.026   -0.007</w:t>
      </w:r>
      <w:r>
        <w:br/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    0.001   -0.012   -0.003</w:t>
      </w:r>
      <w:r>
        <w:br/>
      </w:r>
      <w:r>
        <w:rPr>
          <w:rStyle w:val="VerbatimChar"/>
        </w:rPr>
        <w:t xml:space="preserve">    0.001    0.002    0.007</w:t>
      </w:r>
      <w:r>
        <w:br/>
      </w:r>
      <w:r>
        <w:rPr>
          <w:rStyle w:val="VerbatimChar"/>
        </w:rPr>
        <w:t xml:space="preserve">    0.845   -0.012    0.014</w:t>
      </w:r>
      <w:r>
        <w:br/>
      </w:r>
      <w:r>
        <w:rPr>
          <w:rStyle w:val="VerbatimChar"/>
        </w:rPr>
        <w:t xml:space="preserve">    0.000   -0.013   -0.004</w:t>
      </w:r>
      <w:r>
        <w:br/>
      </w:r>
      <w:r>
        <w:rPr>
          <w:rStyle w:val="VerbatimChar"/>
        </w:rPr>
        <w:t xml:space="preserve">    0.000    0.008    0.011</w:t>
      </w:r>
      <w:r>
        <w:br/>
      </w:r>
      <w:r>
        <w:rPr>
          <w:rStyle w:val="VerbatimChar"/>
        </w:rPr>
        <w:t xml:space="preserve">    0.472   -0.004    0.002</w:t>
      </w:r>
      <w:r>
        <w:br/>
      </w:r>
      <w:r>
        <w:rPr>
          <w:rStyle w:val="VerbatimChar"/>
        </w:rPr>
        <w:t xml:space="preserve">    0.001    0.003    0.012</w:t>
      </w:r>
      <w:r>
        <w:br/>
      </w:r>
      <w:r>
        <w:rPr>
          <w:rStyle w:val="VerbatimChar"/>
        </w:rPr>
        <w:t xml:space="preserve">    0.054   -0.000    0.017</w:t>
      </w:r>
      <w:r>
        <w:br/>
      </w:r>
      <w:r>
        <w:rPr>
          <w:rStyle w:val="VerbatimChar"/>
        </w:rPr>
        <w:t xml:space="preserve">    0.819   -0.006    0.005</w:t>
      </w:r>
      <w:r>
        <w:br/>
      </w:r>
      <w:r>
        <w:br/>
      </w:r>
      <w:r>
        <w:rPr>
          <w:rStyle w:val="VerbatimChar"/>
        </w:rPr>
        <w:t>Covariances:</w:t>
      </w:r>
      <w:r>
        <w:br/>
      </w:r>
      <w:r>
        <w:rPr>
          <w:rStyle w:val="VerbatimChar"/>
        </w:rPr>
        <w:t xml:space="preserve">                        Estimate  Std.Err  t-value       df  P(&gt;|t|) ci.lower</w:t>
      </w:r>
      <w:r>
        <w:br/>
      </w:r>
      <w:r>
        <w:rPr>
          <w:rStyle w:val="VerbatimChar"/>
        </w:rPr>
        <w:t xml:space="preserve"> .migraine_incidence ~~                                                      </w:t>
      </w:r>
      <w:r>
        <w:br/>
      </w:r>
      <w:r>
        <w:rPr>
          <w:rStyle w:val="VerbatimChar"/>
        </w:rPr>
        <w:t xml:space="preserve">   .stroke_incidnc         0.001    0.000    4.130      Inf    0.000    0.000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0.001</w:t>
      </w:r>
      <w:r>
        <w:br/>
      </w:r>
      <w:r>
        <w:br/>
      </w:r>
      <w:r>
        <w:rPr>
          <w:rStyle w:val="VerbatimChar"/>
        </w:rPr>
        <w:t>Variances:</w:t>
      </w:r>
      <w:r>
        <w:br/>
      </w:r>
      <w:r>
        <w:rPr>
          <w:rStyle w:val="VerbatimChar"/>
        </w:rPr>
        <w:t xml:space="preserve">                   Estimate  Std.Err  t-value       df  P(&gt;|t|) ci.lower</w:t>
      </w:r>
      <w:r>
        <w:br/>
      </w:r>
      <w:r>
        <w:rPr>
          <w:rStyle w:val="VerbatimChar"/>
        </w:rPr>
        <w:t xml:space="preserve">    gender            1.000                                        1.000</w:t>
      </w:r>
      <w:r>
        <w:br/>
      </w:r>
      <w:r>
        <w:rPr>
          <w:rStyle w:val="VerbatimChar"/>
        </w:rPr>
        <w:t xml:space="preserve">   .dly_hrs_hswrk_    1.307    0.032   41.410      Inf    0.000    1.246</w:t>
      </w:r>
      <w:r>
        <w:br/>
      </w:r>
      <w:r>
        <w:rPr>
          <w:rStyle w:val="VerbatimChar"/>
        </w:rPr>
        <w:t xml:space="preserve">   .dly_hrs_chldc_    5.490    0.083   66.222      Inf    0.000    5.328</w:t>
      </w:r>
      <w:r>
        <w:br/>
      </w:r>
      <w:r>
        <w:rPr>
          <w:rStyle w:val="VerbatimChar"/>
        </w:rPr>
        <w:t xml:space="preserve">   .crrnt_mnthl___    0.781    0.023   34.155   27.093    0.000    0.734</w:t>
      </w:r>
      <w:r>
        <w:br/>
      </w:r>
      <w:r>
        <w:rPr>
          <w:rStyle w:val="VerbatimChar"/>
        </w:rPr>
        <w:lastRenderedPageBreak/>
        <w:t xml:space="preserve">   .gross_horly_wg   10.138    0.136   74.341   19.160    0.000    9.853</w:t>
      </w:r>
      <w:r>
        <w:br/>
      </w:r>
      <w:r>
        <w:rPr>
          <w:rStyle w:val="VerbatimChar"/>
        </w:rPr>
        <w:t xml:space="preserve">   .emplymnt_stts_    1.039    0.021   50.159      Inf    0.000    0.998</w:t>
      </w:r>
      <w:r>
        <w:br/>
      </w:r>
      <w:r>
        <w:rPr>
          <w:rStyle w:val="VerbatimChar"/>
        </w:rPr>
        <w:t xml:space="preserve">   .hghst_dctnl_dg    2.752    0.038   72.296      Inf    0.000    2.677</w:t>
      </w:r>
      <w:r>
        <w:br/>
      </w:r>
      <w:r>
        <w:rPr>
          <w:rStyle w:val="VerbatimChar"/>
        </w:rPr>
        <w:t xml:space="preserve">   .risk_takng_scl    5.721    0.078   73.703      Inf    0.000    5.569</w:t>
      </w:r>
      <w:r>
        <w:br/>
      </w:r>
      <w:r>
        <w:rPr>
          <w:rStyle w:val="VerbatimChar"/>
        </w:rPr>
        <w:t xml:space="preserve">   .politicl_ntrst    0.620    0.009   72.461      Inf    0.000    0.603</w:t>
      </w:r>
      <w:r>
        <w:br/>
      </w:r>
      <w:r>
        <w:rPr>
          <w:rStyle w:val="VerbatimChar"/>
        </w:rPr>
        <w:t xml:space="preserve">   .crrnt_mt_prnt_    0.018    0.000   71.458      Inf    0.000    0.018</w:t>
      </w:r>
      <w:r>
        <w:br/>
      </w:r>
      <w:r>
        <w:rPr>
          <w:rStyle w:val="VerbatimChar"/>
        </w:rPr>
        <w:t xml:space="preserve">   .nm_physcn_vsts   13.665    0.183   74.738   90.166    0.000   13.301</w:t>
      </w:r>
      <w:r>
        <w:br/>
      </w:r>
      <w:r>
        <w:rPr>
          <w:rStyle w:val="VerbatimChar"/>
        </w:rPr>
        <w:t xml:space="preserve">   .nm_chldrn_n_hs    0.461    0.006   75.118      Inf    0.000    0.449</w:t>
      </w:r>
      <w:r>
        <w:br/>
      </w:r>
      <w:r>
        <w:rPr>
          <w:rStyle w:val="VerbatimChar"/>
        </w:rPr>
        <w:t xml:space="preserve">   .partner           0.232    0.003   75.118      Inf    0.000    0.226</w:t>
      </w:r>
      <w:r>
        <w:br/>
      </w:r>
      <w:r>
        <w:rPr>
          <w:rStyle w:val="VerbatimChar"/>
        </w:rPr>
        <w:t xml:space="preserve">   .migraine_ncdnc    0.039    0.001   75.118      Inf    0.000    0.038</w:t>
      </w:r>
      <w:r>
        <w:br/>
      </w:r>
      <w:r>
        <w:rPr>
          <w:rStyle w:val="VerbatimChar"/>
        </w:rPr>
        <w:t xml:space="preserve">   .stroke_incidnc    0.014    0.000   75.058      Inf    0.000    0.013</w:t>
      </w:r>
      <w:r>
        <w:br/>
      </w:r>
      <w:r>
        <w:rPr>
          <w:rStyle w:val="VerbatimChar"/>
        </w:rPr>
        <w:t xml:space="preserve"> ci.upper</w:t>
      </w:r>
      <w:r>
        <w:br/>
      </w:r>
      <w:r>
        <w:rPr>
          <w:rStyle w:val="VerbatimChar"/>
        </w:rPr>
        <w:t xml:space="preserve">    1.000</w:t>
      </w:r>
      <w:r>
        <w:br/>
      </w:r>
      <w:r>
        <w:rPr>
          <w:rStyle w:val="VerbatimChar"/>
        </w:rPr>
        <w:t xml:space="preserve">    1.369</w:t>
      </w:r>
      <w:r>
        <w:br/>
      </w:r>
      <w:r>
        <w:rPr>
          <w:rStyle w:val="VerbatimChar"/>
        </w:rPr>
        <w:t xml:space="preserve">    5.653</w:t>
      </w:r>
      <w:r>
        <w:br/>
      </w:r>
      <w:r>
        <w:rPr>
          <w:rStyle w:val="VerbatimChar"/>
        </w:rPr>
        <w:t xml:space="preserve">    0.828</w:t>
      </w:r>
      <w:r>
        <w:br/>
      </w:r>
      <w:r>
        <w:rPr>
          <w:rStyle w:val="VerbatimChar"/>
        </w:rPr>
        <w:t xml:space="preserve">   10.424</w:t>
      </w:r>
      <w:r>
        <w:br/>
      </w:r>
      <w:r>
        <w:rPr>
          <w:rStyle w:val="VerbatimChar"/>
        </w:rPr>
        <w:t xml:space="preserve">    1.079</w:t>
      </w:r>
      <w:r>
        <w:br/>
      </w:r>
      <w:r>
        <w:rPr>
          <w:rStyle w:val="VerbatimChar"/>
        </w:rPr>
        <w:t xml:space="preserve">    2.827</w:t>
      </w:r>
      <w:r>
        <w:br/>
      </w:r>
      <w:r>
        <w:rPr>
          <w:rStyle w:val="VerbatimChar"/>
        </w:rPr>
        <w:t xml:space="preserve">    5.873</w:t>
      </w:r>
      <w:r>
        <w:br/>
      </w:r>
      <w:r>
        <w:rPr>
          <w:rStyle w:val="VerbatimChar"/>
        </w:rPr>
        <w:t xml:space="preserve">    0.637</w:t>
      </w:r>
      <w:r>
        <w:br/>
      </w:r>
      <w:r>
        <w:rPr>
          <w:rStyle w:val="VerbatimChar"/>
        </w:rPr>
        <w:t xml:space="preserve">    0.019</w:t>
      </w:r>
      <w:r>
        <w:br/>
      </w:r>
      <w:r>
        <w:rPr>
          <w:rStyle w:val="VerbatimChar"/>
        </w:rPr>
        <w:t xml:space="preserve">   14.028</w:t>
      </w:r>
      <w:r>
        <w:br/>
      </w:r>
      <w:r>
        <w:rPr>
          <w:rStyle w:val="VerbatimChar"/>
        </w:rPr>
        <w:t xml:space="preserve">    0.473</w:t>
      </w:r>
      <w:r>
        <w:br/>
      </w:r>
      <w:r>
        <w:rPr>
          <w:rStyle w:val="VerbatimChar"/>
        </w:rPr>
        <w:t xml:space="preserve">    0.238</w:t>
      </w:r>
      <w:r>
        <w:br/>
      </w:r>
      <w:r>
        <w:rPr>
          <w:rStyle w:val="VerbatimChar"/>
        </w:rPr>
        <w:t xml:space="preserve">    0.040</w:t>
      </w:r>
      <w:r>
        <w:br/>
      </w:r>
      <w:r>
        <w:rPr>
          <w:rStyle w:val="VerbatimChar"/>
        </w:rPr>
        <w:t xml:space="preserve">    0.014</w:t>
      </w:r>
    </w:p>
    <w:p w14:paraId="6A33C113" w14:textId="77777777" w:rsidR="00DA2D64" w:rsidRDefault="00000000">
      <w:pPr>
        <w:pStyle w:val="SourceCode"/>
      </w:pPr>
      <w:r>
        <w:rPr>
          <w:rStyle w:val="VerbatimChar"/>
        </w:rPr>
        <w:t>lavaan 0.6-21 ended normally after 96 iterations</w:t>
      </w:r>
      <w:r>
        <w:br/>
      </w:r>
      <w:r>
        <w:br/>
      </w:r>
      <w:r>
        <w:rPr>
          <w:rStyle w:val="VerbatimChar"/>
        </w:rPr>
        <w:t xml:space="preserve">  Estimator                                         ML</w:t>
      </w:r>
      <w:r>
        <w:br/>
      </w:r>
      <w:r>
        <w:rPr>
          <w:rStyle w:val="VerbatimChar"/>
        </w:rPr>
        <w:t xml:space="preserve">  Optimization method                           NLMINB</w:t>
      </w:r>
      <w:r>
        <w:br/>
      </w:r>
      <w:r>
        <w:rPr>
          <w:rStyle w:val="VerbatimChar"/>
        </w:rPr>
        <w:t xml:space="preserve">  Number of model parameters                        49</w:t>
      </w:r>
      <w:r>
        <w:br/>
      </w:r>
      <w:r>
        <w:br/>
      </w:r>
      <w:r>
        <w:rPr>
          <w:rStyle w:val="VerbatimChar"/>
        </w:rPr>
        <w:t xml:space="preserve">                                                  Used       Total</w:t>
      </w:r>
      <w:r>
        <w:br/>
      </w:r>
      <w:r>
        <w:rPr>
          <w:rStyle w:val="VerbatimChar"/>
        </w:rPr>
        <w:t xml:space="preserve">  Number of observations                         29819       51370</w:t>
      </w:r>
      <w:r>
        <w:br/>
      </w:r>
      <w:r>
        <w:br/>
      </w:r>
      <w:r>
        <w:rPr>
          <w:rStyle w:val="VerbatimChar"/>
        </w:rPr>
        <w:t>Model Test User Model:</w:t>
      </w:r>
      <w:r>
        <w:br/>
      </w:r>
      <w:r>
        <w:rPr>
          <w:rStyle w:val="VerbatimChar"/>
        </w:rPr>
        <w:t xml:space="preserve">                                                       </w:t>
      </w:r>
      <w:r>
        <w:br/>
      </w:r>
      <w:r>
        <w:rPr>
          <w:rStyle w:val="VerbatimChar"/>
        </w:rPr>
        <w:t xml:space="preserve">  Test statistic                              38323.485</w:t>
      </w:r>
      <w:r>
        <w:br/>
      </w:r>
      <w:r>
        <w:rPr>
          <w:rStyle w:val="VerbatimChar"/>
        </w:rPr>
        <w:t xml:space="preserve">  Degrees of freedom                                185</w:t>
      </w:r>
      <w:r>
        <w:br/>
      </w:r>
      <w:r>
        <w:rPr>
          <w:rStyle w:val="VerbatimChar"/>
        </w:rPr>
        <w:t xml:space="preserve">  P-value (Chi-square)                            0.000</w:t>
      </w:r>
      <w:r>
        <w:br/>
      </w:r>
      <w:r>
        <w:br/>
      </w:r>
      <w:r>
        <w:rPr>
          <w:rStyle w:val="VerbatimChar"/>
        </w:rPr>
        <w:t>Model Test Baseline Model:</w:t>
      </w:r>
      <w:r>
        <w:br/>
      </w:r>
      <w:r>
        <w:br/>
      </w:r>
      <w:r>
        <w:rPr>
          <w:rStyle w:val="VerbatimChar"/>
        </w:rPr>
        <w:t xml:space="preserve">  Test statistic                             71125.080</w:t>
      </w:r>
      <w:r>
        <w:br/>
      </w:r>
      <w:r>
        <w:rPr>
          <w:rStyle w:val="VerbatimChar"/>
        </w:rPr>
        <w:t xml:space="preserve">  Degrees of freedom                               222</w:t>
      </w:r>
      <w:r>
        <w:br/>
      </w:r>
      <w:r>
        <w:rPr>
          <w:rStyle w:val="VerbatimChar"/>
        </w:rPr>
        <w:t xml:space="preserve">  P-value                                        0.000</w:t>
      </w:r>
      <w:r>
        <w:br/>
      </w:r>
      <w:r>
        <w:br/>
      </w:r>
      <w:r>
        <w:rPr>
          <w:rStyle w:val="VerbatimChar"/>
        </w:rPr>
        <w:lastRenderedPageBreak/>
        <w:t>User Model versus Baseline Model:</w:t>
      </w:r>
      <w:r>
        <w:br/>
      </w:r>
      <w:r>
        <w:br/>
      </w:r>
      <w:r>
        <w:rPr>
          <w:rStyle w:val="VerbatimChar"/>
        </w:rPr>
        <w:t xml:space="preserve">  Comparative Fit Index (CFI)                    0.462</w:t>
      </w:r>
      <w:r>
        <w:br/>
      </w:r>
      <w:r>
        <w:rPr>
          <w:rStyle w:val="VerbatimChar"/>
        </w:rPr>
        <w:t xml:space="preserve">  Tucker-Lewis Index (TLI)                       0.355</w:t>
      </w:r>
      <w:r>
        <w:br/>
      </w:r>
      <w:r>
        <w:br/>
      </w:r>
      <w:r>
        <w:rPr>
          <w:rStyle w:val="VerbatimChar"/>
        </w:rPr>
        <w:t>Loglikelihood and Information Criteria:</w:t>
      </w:r>
      <w:r>
        <w:br/>
      </w:r>
      <w:r>
        <w:br/>
      </w:r>
      <w:r>
        <w:rPr>
          <w:rStyle w:val="VerbatimChar"/>
        </w:rPr>
        <w:t xml:space="preserve">  Loglikelihood user model (H0)            -489006.147</w:t>
      </w:r>
      <w:r>
        <w:br/>
      </w:r>
      <w:r>
        <w:rPr>
          <w:rStyle w:val="VerbatimChar"/>
        </w:rPr>
        <w:t xml:space="preserve">  Loglikelihood unrestricted model (H1)    -469844.404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Akaike (AIC)                              978110.294</w:t>
      </w:r>
      <w:r>
        <w:br/>
      </w:r>
      <w:r>
        <w:rPr>
          <w:rStyle w:val="VerbatimChar"/>
        </w:rPr>
        <w:t xml:space="preserve">  Bayesian (BIC)                            978517.136</w:t>
      </w:r>
      <w:r>
        <w:br/>
      </w:r>
      <w:r>
        <w:rPr>
          <w:rStyle w:val="VerbatimChar"/>
        </w:rPr>
        <w:t xml:space="preserve">  Sample-size adjusted Bayesian (SABIC)     978361.414</w:t>
      </w:r>
      <w:r>
        <w:br/>
      </w:r>
      <w:r>
        <w:br/>
      </w:r>
      <w:r>
        <w:rPr>
          <w:rStyle w:val="VerbatimChar"/>
        </w:rPr>
        <w:t>Root Mean Square Error of Approximation:</w:t>
      </w:r>
      <w:r>
        <w:br/>
      </w:r>
      <w:r>
        <w:br/>
      </w:r>
      <w:r>
        <w:rPr>
          <w:rStyle w:val="VerbatimChar"/>
        </w:rPr>
        <w:t xml:space="preserve">  RMSEA                                          0.083</w:t>
      </w:r>
      <w:r>
        <w:br/>
      </w:r>
      <w:r>
        <w:rPr>
          <w:rStyle w:val="VerbatimChar"/>
        </w:rPr>
        <w:t xml:space="preserve">  90 Percent confidence interval - lower         0.082</w:t>
      </w:r>
      <w:r>
        <w:br/>
      </w:r>
      <w:r>
        <w:rPr>
          <w:rStyle w:val="VerbatimChar"/>
        </w:rPr>
        <w:t xml:space="preserve">  90 Percent confidence interval - upper         0.084</w:t>
      </w:r>
      <w:r>
        <w:br/>
      </w:r>
      <w:r>
        <w:rPr>
          <w:rStyle w:val="VerbatimChar"/>
        </w:rPr>
        <w:t xml:space="preserve">  P-value H_0: RMSEA &lt;= 0.050                    0.000</w:t>
      </w:r>
      <w:r>
        <w:br/>
      </w:r>
      <w:r>
        <w:rPr>
          <w:rStyle w:val="VerbatimChar"/>
        </w:rPr>
        <w:t xml:space="preserve">  P-value H_0: RMSEA &gt;= 0.080                    1.000</w:t>
      </w:r>
      <w:r>
        <w:br/>
      </w:r>
      <w:r>
        <w:br/>
      </w:r>
      <w:r>
        <w:rPr>
          <w:rStyle w:val="VerbatimChar"/>
        </w:rPr>
        <w:t>Standardized Root Mean Square Residual:</w:t>
      </w:r>
      <w:r>
        <w:br/>
      </w:r>
      <w:r>
        <w:br/>
      </w:r>
      <w:r>
        <w:rPr>
          <w:rStyle w:val="VerbatimChar"/>
        </w:rPr>
        <w:t xml:space="preserve">  SRMR                                           0.062</w:t>
      </w:r>
      <w:r>
        <w:br/>
      </w:r>
      <w:r>
        <w:br/>
      </w:r>
      <w:r>
        <w:rPr>
          <w:rStyle w:val="VerbatimChar"/>
        </w:rPr>
        <w:t>Parameter Estimates:</w:t>
      </w:r>
      <w:r>
        <w:br/>
      </w:r>
      <w:r>
        <w:br/>
      </w:r>
      <w:r>
        <w:rPr>
          <w:rStyle w:val="VerbatimChar"/>
        </w:rPr>
        <w:t xml:space="preserve">  Standard errors                             Standard</w:t>
      </w:r>
      <w:r>
        <w:br/>
      </w:r>
      <w:r>
        <w:rPr>
          <w:rStyle w:val="VerbatimChar"/>
        </w:rPr>
        <w:t xml:space="preserve">  Information                                 Expected</w:t>
      </w:r>
      <w:r>
        <w:br/>
      </w:r>
      <w:r>
        <w:rPr>
          <w:rStyle w:val="VerbatimChar"/>
        </w:rPr>
        <w:t xml:space="preserve">  Information saturated (h1) model          Structured</w:t>
      </w:r>
      <w:r>
        <w:br/>
      </w:r>
      <w:r>
        <w:br/>
      </w:r>
      <w:r>
        <w:rPr>
          <w:rStyle w:val="VerbatimChar"/>
        </w:rPr>
        <w:t>Latent Variables:</w:t>
      </w:r>
      <w:r>
        <w:br/>
      </w:r>
      <w:r>
        <w:rPr>
          <w:rStyle w:val="VerbatimChar"/>
        </w:rPr>
        <w:t xml:space="preserve">                   Estimate  Std.Err  z-value  P(&gt;|z|) ci.lower ci.upper</w:t>
      </w:r>
      <w:r>
        <w:br/>
      </w:r>
      <w:r>
        <w:rPr>
          <w:rStyle w:val="VerbatimChar"/>
        </w:rPr>
        <w:t xml:space="preserve">  gender =~                                                             </w:t>
      </w:r>
      <w:r>
        <w:br/>
      </w:r>
      <w:r>
        <w:rPr>
          <w:rStyle w:val="VerbatimChar"/>
        </w:rPr>
        <w:t xml:space="preserve">    dly_hrs_hswrk_    1.000                               1.000    1.000</w:t>
      </w:r>
      <w:r>
        <w:br/>
      </w:r>
      <w:r>
        <w:rPr>
          <w:rStyle w:val="VerbatimChar"/>
        </w:rPr>
        <w:t xml:space="preserve">    dly_hrs_chldc_    1.416    0.024   59.187    0.000    1.370    1.463</w:t>
      </w:r>
      <w:r>
        <w:br/>
      </w:r>
      <w:r>
        <w:rPr>
          <w:rStyle w:val="VerbatimChar"/>
        </w:rPr>
        <w:t xml:space="preserve">    crrnt_mnthl___   -0.864    0.012  -72.841    0.000   -0.887   -0.841</w:t>
      </w:r>
      <w:r>
        <w:br/>
      </w:r>
      <w:r>
        <w:rPr>
          <w:rStyle w:val="VerbatimChar"/>
        </w:rPr>
        <w:t xml:space="preserve">    gross_horly_wg   -1.048    0.027  -38.693    0.000   -1.101   -0.995</w:t>
      </w:r>
      <w:r>
        <w:br/>
      </w:r>
      <w:r>
        <w:rPr>
          <w:rStyle w:val="VerbatimChar"/>
        </w:rPr>
        <w:t xml:space="preserve">    emplymnt_stts_   -0.664    0.010  -67.503    0.000   -0.683   -0.645</w:t>
      </w:r>
      <w:r>
        <w:br/>
      </w:r>
      <w:r>
        <w:rPr>
          <w:rStyle w:val="VerbatimChar"/>
        </w:rPr>
        <w:t xml:space="preserve">    hghst_dctnl_dg   -0.506    0.014  -36.722    0.000   -0.533   -0.479</w:t>
      </w:r>
      <w:r>
        <w:br/>
      </w:r>
      <w:r>
        <w:rPr>
          <w:rStyle w:val="VerbatimChar"/>
        </w:rPr>
        <w:t xml:space="preserve">    risk_takng_scl   -0.617    0.019  -32.059    0.000   -0.655   -0.579</w:t>
      </w:r>
      <w:r>
        <w:br/>
      </w:r>
      <w:r>
        <w:rPr>
          <w:rStyle w:val="VerbatimChar"/>
        </w:rPr>
        <w:t xml:space="preserve">    politicl_ntrst   -0.271    0.007  -39.179    0.000   -0.284   -0.257</w:t>
      </w:r>
      <w:r>
        <w:br/>
      </w:r>
      <w:r>
        <w:rPr>
          <w:rStyle w:val="VerbatimChar"/>
        </w:rPr>
        <w:t xml:space="preserve">    crrnt_mt_prnt_    0.048    0.001   40.360    0.000    0.046    0.051</w:t>
      </w:r>
      <w:r>
        <w:br/>
      </w:r>
      <w:r>
        <w:rPr>
          <w:rStyle w:val="VerbatimChar"/>
        </w:rPr>
        <w:t xml:space="preserve">    nm_physcn_vsts    0.436    0.028   15.379    0.000    0.381    0.492</w:t>
      </w:r>
      <w:r>
        <w:br/>
      </w:r>
      <w:r>
        <w:br/>
      </w:r>
      <w:r>
        <w:rPr>
          <w:rStyle w:val="VerbatimChar"/>
        </w:rPr>
        <w:t>Regressions:</w:t>
      </w:r>
      <w:r>
        <w:br/>
      </w:r>
      <w:r>
        <w:rPr>
          <w:rStyle w:val="VerbatimChar"/>
        </w:rPr>
        <w:t xml:space="preserve">                                       Estimate  Std.Err  z-value  P(&gt;|z|)</w:t>
      </w:r>
      <w:r>
        <w:br/>
      </w:r>
      <w:r>
        <w:rPr>
          <w:rStyle w:val="VerbatimChar"/>
        </w:rPr>
        <w:lastRenderedPageBreak/>
        <w:t xml:space="preserve">  gender ~                                                                </w:t>
      </w:r>
      <w:r>
        <w:br/>
      </w:r>
      <w:r>
        <w:rPr>
          <w:rStyle w:val="VerbatimChar"/>
        </w:rPr>
        <w:t xml:space="preserve">    sex_binary                            1.000                           </w:t>
      </w:r>
      <w:r>
        <w:br/>
      </w:r>
      <w:r>
        <w:rPr>
          <w:rStyle w:val="VerbatimChar"/>
        </w:rPr>
        <w:t xml:space="preserve">  daily_hours_housework_weekdays ~                                        </w:t>
      </w:r>
      <w:r>
        <w:br/>
      </w:r>
      <w:r>
        <w:rPr>
          <w:rStyle w:val="VerbatimChar"/>
        </w:rPr>
        <w:t xml:space="preserve">    nm_chldrn_n_hs                        0.127    0.008   15.800    0.000</w:t>
      </w:r>
      <w:r>
        <w:br/>
      </w:r>
      <w:r>
        <w:rPr>
          <w:rStyle w:val="VerbatimChar"/>
        </w:rPr>
        <w:t xml:space="preserve">    partner                               0.189    0.014   13.748    0.000</w:t>
      </w:r>
      <w:r>
        <w:br/>
      </w:r>
      <w:r>
        <w:rPr>
          <w:rStyle w:val="VerbatimChar"/>
        </w:rPr>
        <w:t xml:space="preserve">  daily_hours_childcare_weekdays ~                                        </w:t>
      </w:r>
      <w:r>
        <w:br/>
      </w:r>
      <w:r>
        <w:rPr>
          <w:rStyle w:val="VerbatimChar"/>
        </w:rPr>
        <w:t xml:space="preserve">    nm_chldrn_n_hs                        2.108    0.020  103.504    0.000</w:t>
      </w:r>
      <w:r>
        <w:br/>
      </w:r>
      <w:r>
        <w:rPr>
          <w:rStyle w:val="VerbatimChar"/>
        </w:rPr>
        <w:t xml:space="preserve">    partner                               0.084    0.035    2.432    0.015</w:t>
      </w:r>
      <w:r>
        <w:br/>
      </w:r>
      <w:r>
        <w:rPr>
          <w:rStyle w:val="VerbatimChar"/>
        </w:rPr>
        <w:t xml:space="preserve">  current_monthly_gross_labor_income ~                                    </w:t>
      </w:r>
      <w:r>
        <w:br/>
      </w:r>
      <w:r>
        <w:rPr>
          <w:rStyle w:val="VerbatimChar"/>
        </w:rPr>
        <w:t xml:space="preserve">    est_grmn_rsdnc                       -0.225    0.018  -12.237    0.000</w:t>
      </w:r>
      <w:r>
        <w:br/>
      </w:r>
      <w:r>
        <w:rPr>
          <w:rStyle w:val="VerbatimChar"/>
        </w:rPr>
        <w:t xml:space="preserve">    age_10y                               0.096    0.005   18.631    0.000</w:t>
      </w:r>
      <w:r>
        <w:br/>
      </w:r>
      <w:r>
        <w:rPr>
          <w:rStyle w:val="VerbatimChar"/>
        </w:rPr>
        <w:t xml:space="preserve">  gross_hourly_wage ~                                                     </w:t>
      </w:r>
      <w:r>
        <w:br/>
      </w:r>
      <w:r>
        <w:rPr>
          <w:rStyle w:val="VerbatimChar"/>
        </w:rPr>
        <w:t xml:space="preserve">    est_grmn_rsdnc                       -0.393    0.047   -8.432    0.000</w:t>
      </w:r>
      <w:r>
        <w:br/>
      </w:r>
      <w:r>
        <w:rPr>
          <w:rStyle w:val="VerbatimChar"/>
        </w:rPr>
        <w:t xml:space="preserve">    age_10y                               0.186    0.013   14.378    0.000</w:t>
      </w:r>
      <w:r>
        <w:br/>
      </w:r>
      <w:r>
        <w:rPr>
          <w:rStyle w:val="VerbatimChar"/>
        </w:rPr>
        <w:t xml:space="preserve">  migraine_incidence ~                                                    </w:t>
      </w:r>
      <w:r>
        <w:br/>
      </w:r>
      <w:r>
        <w:rPr>
          <w:rStyle w:val="VerbatimChar"/>
        </w:rPr>
        <w:t xml:space="preserve">    sex_binary                            0.046    0.004   12.458    0.000</w:t>
      </w:r>
      <w:r>
        <w:br/>
      </w:r>
      <w:r>
        <w:rPr>
          <w:rStyle w:val="VerbatimChar"/>
        </w:rPr>
        <w:t xml:space="preserve">    gender                                0.010    0.003    3.995    0.000</w:t>
      </w:r>
      <w:r>
        <w:br/>
      </w:r>
      <w:r>
        <w:rPr>
          <w:rStyle w:val="VerbatimChar"/>
        </w:rPr>
        <w:t xml:space="preserve">    sex_or                                0.002    0.008    0.311    0.755</w:t>
      </w:r>
      <w:r>
        <w:br/>
      </w:r>
      <w:r>
        <w:rPr>
          <w:rStyle w:val="VerbatimChar"/>
        </w:rPr>
        <w:t xml:space="preserve">    partner                              -0.008    0.003   -2.925    0.003</w:t>
      </w:r>
      <w:r>
        <w:br/>
      </w:r>
      <w:r>
        <w:rPr>
          <w:rStyle w:val="VerbatimChar"/>
        </w:rPr>
        <w:t xml:space="preserve">    age_10y                               0.005    0.001    4.798    0.000</w:t>
      </w:r>
      <w:r>
        <w:br/>
      </w:r>
      <w:r>
        <w:rPr>
          <w:rStyle w:val="VerbatimChar"/>
        </w:rPr>
        <w:t xml:space="preserve">    immigrtn_hstry                       -0.002    0.002   -1.096    0.273</w:t>
      </w:r>
      <w:r>
        <w:br/>
      </w:r>
      <w:r>
        <w:rPr>
          <w:rStyle w:val="VerbatimChar"/>
        </w:rPr>
        <w:t xml:space="preserve">    smoke_bfr_mgrn                        0.009    0.003    3.278    0.001</w:t>
      </w:r>
      <w:r>
        <w:br/>
      </w:r>
      <w:r>
        <w:rPr>
          <w:rStyle w:val="VerbatimChar"/>
        </w:rPr>
        <w:t xml:space="preserve">    dibts_bfr_mgrn                       -0.015    0.006   -2.758    0.006</w:t>
      </w:r>
      <w:r>
        <w:br/>
      </w:r>
      <w:r>
        <w:rPr>
          <w:rStyle w:val="VerbatimChar"/>
        </w:rPr>
        <w:t xml:space="preserve">    hyprtnsn_bfr_m                       -0.025    0.003   -7.538    0.000</w:t>
      </w:r>
      <w:r>
        <w:br/>
      </w:r>
      <w:r>
        <w:rPr>
          <w:rStyle w:val="VerbatimChar"/>
        </w:rPr>
        <w:t xml:space="preserve">  stroke_incidence ~                                                      </w:t>
      </w:r>
      <w:r>
        <w:br/>
      </w:r>
      <w:r>
        <w:rPr>
          <w:rStyle w:val="VerbatimChar"/>
        </w:rPr>
        <w:t xml:space="preserve">    sex_binary                           -0.013    0.002   -7.305    0.000</w:t>
      </w:r>
      <w:r>
        <w:br/>
      </w:r>
      <w:r>
        <w:rPr>
          <w:rStyle w:val="VerbatimChar"/>
        </w:rPr>
        <w:t xml:space="preserve">    gender                                0.008    0.001    6.885    0.000</w:t>
      </w:r>
      <w:r>
        <w:br/>
      </w:r>
      <w:r>
        <w:rPr>
          <w:rStyle w:val="VerbatimChar"/>
        </w:rPr>
        <w:t xml:space="preserve">    sex_or                                0.005    0.004    1.312    0.189</w:t>
      </w:r>
      <w:r>
        <w:br/>
      </w:r>
      <w:r>
        <w:rPr>
          <w:rStyle w:val="VerbatimChar"/>
        </w:rPr>
        <w:t xml:space="preserve">    partner                              -0.006    0.001   -4.421    0.000</w:t>
      </w:r>
      <w:r>
        <w:br/>
      </w:r>
      <w:r>
        <w:rPr>
          <w:rStyle w:val="VerbatimChar"/>
        </w:rPr>
        <w:t xml:space="preserve">    age_10y                               0.008    0.000   17.165    0.000</w:t>
      </w:r>
      <w:r>
        <w:br/>
      </w:r>
      <w:r>
        <w:rPr>
          <w:rStyle w:val="VerbatimChar"/>
        </w:rPr>
        <w:t xml:space="preserve">    immigrtn_hstry                       -0.001    0.001   -1.565    0.118</w:t>
      </w:r>
      <w:r>
        <w:br/>
      </w:r>
      <w:r>
        <w:rPr>
          <w:rStyle w:val="VerbatimChar"/>
        </w:rPr>
        <w:t xml:space="preserve">    smoke_bfr_strk                        0.008    0.001    5.977    0.000</w:t>
      </w:r>
      <w:r>
        <w:br/>
      </w:r>
      <w:r>
        <w:rPr>
          <w:rStyle w:val="VerbatimChar"/>
        </w:rPr>
        <w:t xml:space="preserve">    dibts_bfr_strk                        0.004    0.003    1.637    0.102</w:t>
      </w:r>
      <w:r>
        <w:br/>
      </w:r>
      <w:r>
        <w:rPr>
          <w:rStyle w:val="VerbatimChar"/>
        </w:rPr>
        <w:t xml:space="preserve">    hyprtnsn_bfr_s                        0.001    0.002    0.664    0.507</w:t>
      </w:r>
      <w:r>
        <w:br/>
      </w:r>
      <w:r>
        <w:rPr>
          <w:rStyle w:val="VerbatimChar"/>
        </w:rPr>
        <w:t xml:space="preserve"> ci.lower ci.upper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1.000    1.000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0.112    0.143</w:t>
      </w:r>
      <w:r>
        <w:br/>
      </w:r>
      <w:r>
        <w:rPr>
          <w:rStyle w:val="VerbatimChar"/>
        </w:rPr>
        <w:t xml:space="preserve">    0.162    0.216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2.068    2.148</w:t>
      </w:r>
      <w:r>
        <w:br/>
      </w:r>
      <w:r>
        <w:rPr>
          <w:rStyle w:val="VerbatimChar"/>
        </w:rPr>
        <w:t xml:space="preserve">    0.016    0.152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-0.262   -0.189</w:t>
      </w:r>
      <w:r>
        <w:br/>
      </w:r>
      <w:r>
        <w:rPr>
          <w:rStyle w:val="VerbatimChar"/>
        </w:rPr>
        <w:t xml:space="preserve">    0.086    0.106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-0.484   -0.302</w:t>
      </w:r>
      <w:r>
        <w:br/>
      </w:r>
      <w:r>
        <w:rPr>
          <w:rStyle w:val="VerbatimChar"/>
        </w:rPr>
        <w:t xml:space="preserve">    0.161    0.211</w:t>
      </w:r>
      <w:r>
        <w:br/>
      </w:r>
      <w:r>
        <w:rPr>
          <w:rStyle w:val="VerbatimChar"/>
        </w:rPr>
        <w:lastRenderedPageBreak/>
        <w:t xml:space="preserve">                  </w:t>
      </w:r>
      <w:r>
        <w:br/>
      </w:r>
      <w:r>
        <w:rPr>
          <w:rStyle w:val="VerbatimChar"/>
        </w:rPr>
        <w:t xml:space="preserve">    0.039    0.053</w:t>
      </w:r>
      <w:r>
        <w:br/>
      </w:r>
      <w:r>
        <w:rPr>
          <w:rStyle w:val="VerbatimChar"/>
        </w:rPr>
        <w:t xml:space="preserve">    0.005    0.015</w:t>
      </w:r>
      <w:r>
        <w:br/>
      </w:r>
      <w:r>
        <w:rPr>
          <w:rStyle w:val="VerbatimChar"/>
        </w:rPr>
        <w:t xml:space="preserve">   -0.013    0.018</w:t>
      </w:r>
      <w:r>
        <w:br/>
      </w:r>
      <w:r>
        <w:rPr>
          <w:rStyle w:val="VerbatimChar"/>
        </w:rPr>
        <w:t xml:space="preserve">   -0.014   -0.003</w:t>
      </w:r>
      <w:r>
        <w:br/>
      </w:r>
      <w:r>
        <w:rPr>
          <w:rStyle w:val="VerbatimChar"/>
        </w:rPr>
        <w:t xml:space="preserve">    0.003    0.007</w:t>
      </w:r>
      <w:r>
        <w:br/>
      </w:r>
      <w:r>
        <w:rPr>
          <w:rStyle w:val="VerbatimChar"/>
        </w:rPr>
        <w:t xml:space="preserve">   -0.005    0.001</w:t>
      </w:r>
      <w:r>
        <w:br/>
      </w:r>
      <w:r>
        <w:rPr>
          <w:rStyle w:val="VerbatimChar"/>
        </w:rPr>
        <w:t xml:space="preserve">    0.004    0.014</w:t>
      </w:r>
      <w:r>
        <w:br/>
      </w:r>
      <w:r>
        <w:rPr>
          <w:rStyle w:val="VerbatimChar"/>
        </w:rPr>
        <w:t xml:space="preserve">   -0.026   -0.004</w:t>
      </w:r>
      <w:r>
        <w:br/>
      </w:r>
      <w:r>
        <w:rPr>
          <w:rStyle w:val="VerbatimChar"/>
        </w:rPr>
        <w:t xml:space="preserve">   -0.032   -0.019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-0.016   -0.009</w:t>
      </w:r>
      <w:r>
        <w:br/>
      </w:r>
      <w:r>
        <w:rPr>
          <w:rStyle w:val="VerbatimChar"/>
        </w:rPr>
        <w:t xml:space="preserve">    0.006    0.011</w:t>
      </w:r>
      <w:r>
        <w:br/>
      </w:r>
      <w:r>
        <w:rPr>
          <w:rStyle w:val="VerbatimChar"/>
        </w:rPr>
        <w:t xml:space="preserve">   -0.002    0.012</w:t>
      </w:r>
      <w:r>
        <w:br/>
      </w:r>
      <w:r>
        <w:rPr>
          <w:rStyle w:val="VerbatimChar"/>
        </w:rPr>
        <w:t xml:space="preserve">   -0.009   -0.003</w:t>
      </w:r>
      <w:r>
        <w:br/>
      </w:r>
      <w:r>
        <w:rPr>
          <w:rStyle w:val="VerbatimChar"/>
        </w:rPr>
        <w:t xml:space="preserve">    0.007    0.009</w:t>
      </w:r>
      <w:r>
        <w:br/>
      </w:r>
      <w:r>
        <w:rPr>
          <w:rStyle w:val="VerbatimChar"/>
        </w:rPr>
        <w:t xml:space="preserve">   -0.003    0.000</w:t>
      </w:r>
      <w:r>
        <w:br/>
      </w:r>
      <w:r>
        <w:rPr>
          <w:rStyle w:val="VerbatimChar"/>
        </w:rPr>
        <w:t xml:space="preserve">    0.005    0.010</w:t>
      </w:r>
      <w:r>
        <w:br/>
      </w:r>
      <w:r>
        <w:rPr>
          <w:rStyle w:val="VerbatimChar"/>
        </w:rPr>
        <w:t xml:space="preserve">   -0.001    0.009</w:t>
      </w:r>
      <w:r>
        <w:br/>
      </w:r>
      <w:r>
        <w:rPr>
          <w:rStyle w:val="VerbatimChar"/>
        </w:rPr>
        <w:t xml:space="preserve">   -0.002    0.004</w:t>
      </w:r>
      <w:r>
        <w:br/>
      </w:r>
      <w:r>
        <w:br/>
      </w:r>
      <w:r>
        <w:rPr>
          <w:rStyle w:val="VerbatimChar"/>
        </w:rPr>
        <w:t>Covariances:</w:t>
      </w:r>
      <w:r>
        <w:br/>
      </w:r>
      <w:r>
        <w:rPr>
          <w:rStyle w:val="VerbatimChar"/>
        </w:rPr>
        <w:t xml:space="preserve">                        Estimate  Std.Err  z-value  P(&gt;|z|) ci.lower ci.upper</w:t>
      </w:r>
      <w:r>
        <w:br/>
      </w:r>
      <w:r>
        <w:rPr>
          <w:rStyle w:val="VerbatimChar"/>
        </w:rPr>
        <w:t xml:space="preserve"> .migraine_incidence ~~                                                      </w:t>
      </w:r>
      <w:r>
        <w:br/>
      </w:r>
      <w:r>
        <w:rPr>
          <w:rStyle w:val="VerbatimChar"/>
        </w:rPr>
        <w:t xml:space="preserve">   .stroke_incidnc         0.001    0.000    6.265    0.000    0.001    0.001</w:t>
      </w:r>
      <w:r>
        <w:br/>
      </w:r>
      <w:r>
        <w:br/>
      </w:r>
      <w:r>
        <w:rPr>
          <w:rStyle w:val="VerbatimChar"/>
        </w:rPr>
        <w:t>Variances:</w:t>
      </w:r>
      <w:r>
        <w:br/>
      </w:r>
      <w:r>
        <w:rPr>
          <w:rStyle w:val="VerbatimChar"/>
        </w:rPr>
        <w:t xml:space="preserve">                   Estimate  Std.Err  z-value  P(&gt;|z|) ci.lower ci.upper</w:t>
      </w:r>
      <w:r>
        <w:br/>
      </w:r>
      <w:r>
        <w:rPr>
          <w:rStyle w:val="VerbatimChar"/>
        </w:rPr>
        <w:t xml:space="preserve">   .dly_hrs_hswrk_    0.890    0.010   85.863    0.000    0.870    0.910</w:t>
      </w:r>
      <w:r>
        <w:br/>
      </w:r>
      <w:r>
        <w:rPr>
          <w:rStyle w:val="VerbatimChar"/>
        </w:rPr>
        <w:t xml:space="preserve">   .dly_hrs_chldc_    6.899    0.061  112.315    0.000    6.779    7.020</w:t>
      </w:r>
      <w:r>
        <w:br/>
      </w:r>
      <w:r>
        <w:rPr>
          <w:rStyle w:val="VerbatimChar"/>
        </w:rPr>
        <w:t xml:space="preserve">   .crrnt_mnthl___    1.455    0.014  104.791    0.000    1.428    1.482</w:t>
      </w:r>
      <w:r>
        <w:br/>
      </w:r>
      <w:r>
        <w:rPr>
          <w:rStyle w:val="VerbatimChar"/>
        </w:rPr>
        <w:t xml:space="preserve">   .gross_horly_wg   10.146    0.086  118.471    0.000    9.978   10.313</w:t>
      </w:r>
      <w:r>
        <w:br/>
      </w:r>
      <w:r>
        <w:rPr>
          <w:rStyle w:val="VerbatimChar"/>
        </w:rPr>
        <w:t xml:space="preserve">   .emplymnt_stts_    1.074    0.010  108.262    0.000    1.055    1.094</w:t>
      </w:r>
      <w:r>
        <w:br/>
      </w:r>
      <w:r>
        <w:rPr>
          <w:rStyle w:val="VerbatimChar"/>
        </w:rPr>
        <w:t xml:space="preserve">   .hghst_dctnl_dg    2.658    0.022  118.870    0.000    2.615    2.702</w:t>
      </w:r>
      <w:r>
        <w:br/>
      </w:r>
      <w:r>
        <w:rPr>
          <w:rStyle w:val="VerbatimChar"/>
        </w:rPr>
        <w:t xml:space="preserve">   .risk_takng_scl    5.285    0.044  119.689    0.000    5.198    5.372</w:t>
      </w:r>
      <w:r>
        <w:br/>
      </w:r>
      <w:r>
        <w:rPr>
          <w:rStyle w:val="VerbatimChar"/>
        </w:rPr>
        <w:t xml:space="preserve">   .politicl_ntrst    0.660    0.006  118.379    0.000    0.649    0.671</w:t>
      </w:r>
      <w:r>
        <w:br/>
      </w:r>
      <w:r>
        <w:rPr>
          <w:rStyle w:val="VerbatimChar"/>
        </w:rPr>
        <w:t xml:space="preserve">   .crrnt_mt_prnt_    0.020    0.000  118.127    0.000    0.019    0.020</w:t>
      </w:r>
      <w:r>
        <w:br/>
      </w:r>
      <w:r>
        <w:rPr>
          <w:rStyle w:val="VerbatimChar"/>
        </w:rPr>
        <w:t xml:space="preserve">   .nm_physcn_vsts   12.026    0.099  121.574    0.000   11.832   12.220</w:t>
      </w:r>
      <w:r>
        <w:br/>
      </w:r>
      <w:r>
        <w:rPr>
          <w:rStyle w:val="VerbatimChar"/>
        </w:rPr>
        <w:t xml:space="preserve">   .migraine_ncdnc    0.051    0.000  122.016    0.000    0.050    0.052</w:t>
      </w:r>
      <w:r>
        <w:br/>
      </w:r>
      <w:r>
        <w:rPr>
          <w:rStyle w:val="VerbatimChar"/>
        </w:rPr>
        <w:t xml:space="preserve">   .stroke_incidnc    0.011    0.000  121.840    0.000    0.011    0.012</w:t>
      </w:r>
      <w:r>
        <w:br/>
      </w:r>
      <w:r>
        <w:rPr>
          <w:rStyle w:val="VerbatimChar"/>
        </w:rPr>
        <w:t xml:space="preserve">   .gender            0.456    0.009   51.635    0.000    0.438    0.473</w:t>
      </w:r>
    </w:p>
    <w:p w14:paraId="6A33C114" w14:textId="77777777" w:rsidR="00DA2D64" w:rsidRDefault="00000000">
      <w:pPr>
        <w:pStyle w:val="SourceCode"/>
      </w:pPr>
      <w:r>
        <w:rPr>
          <w:rStyle w:val="VerbatimChar"/>
        </w:rPr>
        <w:t>Time difference of 23.05325 mins</w:t>
      </w:r>
      <w:bookmarkEnd w:id="6"/>
    </w:p>
    <w:sectPr w:rsidR="00DA2D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5D03C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0598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377"/>
    <w:rsid w:val="005D449D"/>
    <w:rsid w:val="007A1FF3"/>
    <w:rsid w:val="00B42377"/>
    <w:rsid w:val="00DA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3BCF8"/>
  <w15:docId w15:val="{E45FF8AC-2362-4A3E-8970-3503D1B3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C001EAF619D4C9DA16715C5227D79" ma:contentTypeVersion="11" ma:contentTypeDescription="Create a new document." ma:contentTypeScope="" ma:versionID="5d6120b33aa634161f7aa60d34be3c44">
  <xsd:schema xmlns:xsd="http://www.w3.org/2001/XMLSchema" xmlns:xs="http://www.w3.org/2001/XMLSchema" xmlns:p="http://schemas.microsoft.com/office/2006/metadata/properties" xmlns:ns2="a02994ae-d6cf-450e-85c4-1140a79b423c" xmlns:ns3="f2cd2d01-df26-4de2-9efd-040a549e2429" targetNamespace="http://schemas.microsoft.com/office/2006/metadata/properties" ma:root="true" ma:fieldsID="eb3cc5489c60abd71f646ad20615129b" ns2:_="" ns3:_="">
    <xsd:import namespace="a02994ae-d6cf-450e-85c4-1140a79b423c"/>
    <xsd:import namespace="f2cd2d01-df26-4de2-9efd-040a549e2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994ae-d6cf-450e-85c4-1140a79b42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d2d01-df26-4de2-9efd-040a549e24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60d4d1-e5e7-4b75-ac95-0b990c7bc508}" ma:internalName="TaxCatchAll" ma:showField="CatchAllData" ma:web="f2cd2d01-df26-4de2-9efd-040a549e2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2994ae-d6cf-450e-85c4-1140a79b423c">
      <Terms xmlns="http://schemas.microsoft.com/office/infopath/2007/PartnerControls"/>
    </lcf76f155ced4ddcb4097134ff3c332f>
    <TaxCatchAll xmlns="f2cd2d01-df26-4de2-9efd-040a549e2429" xsi:nil="true"/>
  </documentManagement>
</p:properties>
</file>

<file path=customXml/itemProps1.xml><?xml version="1.0" encoding="utf-8"?>
<ds:datastoreItem xmlns:ds="http://schemas.openxmlformats.org/officeDocument/2006/customXml" ds:itemID="{A45A026F-8E2A-4491-B966-07AEF57068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577EC7-72AF-4DD6-A1DA-D55204452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2994ae-d6cf-450e-85c4-1140a79b423c"/>
    <ds:schemaRef ds:uri="f2cd2d01-df26-4de2-9efd-040a549e24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66DD54-70FB-4B4F-A50B-A2EF74DEBF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54</Pages>
  <Words>14744</Words>
  <Characters>84042</Characters>
  <Application>Microsoft Office Word</Application>
  <DocSecurity>0</DocSecurity>
  <Lines>700</Lines>
  <Paragraphs>197</Paragraphs>
  <ScaleCrop>false</ScaleCrop>
  <Company/>
  <LinksUpToDate>false</LinksUpToDate>
  <CharactersWithSpaces>98589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Latent Gender Score</dc:title>
  <dc:creator>Charité - Universitätsmedizin Berlin, Institut für Public Health Hans-Aloys Wischmann, Mascha Kern</dc:creator>
  <cp:keywords/>
  <cp:lastModifiedBy/>
  <cp:revision>2</cp:revision>
  <dcterms:created xsi:type="dcterms:W3CDTF">2026-04-24T08:28:00Z</dcterms:created>
  <dcterms:modified xsi:type="dcterms:W3CDTF">2026-04-24T08:28:00Z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 Revised: April 24, 2026 Executed: April 24, 2026</vt:lpwstr>
  </property>
  <property fmtid="{D5CDD505-2E9C-101B-9397-08002B2CF9AE}" pid="3" name="output">
    <vt:lpwstr>word_document</vt:lpwstr>
  </property>
  <property fmtid="{D5CDD505-2E9C-101B-9397-08002B2CF9AE}" pid="4" name="subtitle">
    <vt:lpwstr>Process Data: Fit SEM and GDM</vt:lpwstr>
  </property>
  <property fmtid="{D5CDD505-2E9C-101B-9397-08002B2CF9AE}" pid="5" name="MediaServiceImageTags">
    <vt:lpwstr/>
  </property>
</Properties>
</file>